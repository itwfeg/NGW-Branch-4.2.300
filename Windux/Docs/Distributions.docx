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1609" w:rsidRDefault="00401609" w:rsidP="004F54BA">
      <w:pPr>
        <w:pStyle w:val="bsquarepic"/>
      </w:pPr>
    </w:p>
    <w:p w:rsidR="00401609" w:rsidRDefault="00276741" w:rsidP="004F54BA">
      <w:pPr>
        <w:pStyle w:val="bsquarepic"/>
      </w:pPr>
      <w:r>
        <w:rPr>
          <w:noProof/>
        </w:rPr>
        <w:pict>
          <v:shape id="Picture 1" o:spid="_x0000_i1025" type="#_x0000_t75" alt="bsquare_logo" style="width:375.05pt;height:95.15pt;visibility:visible">
            <v:imagedata r:id="rId7" o:title="bsquare_logo"/>
          </v:shape>
        </w:pict>
      </w:r>
    </w:p>
    <w:p w:rsidR="00401609" w:rsidRPr="00CE1E68" w:rsidRDefault="00401609" w:rsidP="004F54BA">
      <w:pPr>
        <w:pStyle w:val="Title"/>
      </w:pPr>
      <w:r w:rsidRPr="00CE1E68">
        <w:rPr>
          <w:sz w:val="36"/>
        </w:rPr>
        <w:t>Hobart Corporation</w:t>
      </w:r>
    </w:p>
    <w:p w:rsidR="00401609" w:rsidRDefault="00276741" w:rsidP="004F54BA">
      <w:pPr>
        <w:pStyle w:val="Title"/>
        <w:spacing w:before="0"/>
        <w:rPr>
          <w:color w:val="000000"/>
        </w:rPr>
      </w:pPr>
      <w:r w:rsidRPr="00276741">
        <w:rPr>
          <w:noProof/>
          <w:color w:val="000000"/>
        </w:rPr>
        <w:pict>
          <v:shape id="Picture 3" o:spid="_x0000_i1026" type="#_x0000_t75" style="width:86.4pt;height:25.05pt;visibility:visible">
            <v:imagedata r:id="rId8" o:title=""/>
          </v:shape>
        </w:pict>
      </w:r>
    </w:p>
    <w:p w:rsidR="00401609" w:rsidRPr="00CE1E68" w:rsidRDefault="00401609" w:rsidP="004F54BA">
      <w:pPr>
        <w:pStyle w:val="Subtitle"/>
        <w:spacing w:before="240"/>
        <w:rPr>
          <w:sz w:val="28"/>
        </w:rPr>
      </w:pPr>
      <w:r>
        <w:t>Linux Distribution</w:t>
      </w:r>
      <w:r w:rsidRPr="00CE1E68">
        <w:t xml:space="preserve"> </w:t>
      </w:r>
      <w:r w:rsidR="00143ACE">
        <w:t>Selection Criteria and Recommendation</w:t>
      </w:r>
    </w:p>
    <w:p w:rsidR="00401609" w:rsidRPr="004F52D1" w:rsidRDefault="00401609" w:rsidP="004F54BA">
      <w:pPr>
        <w:pStyle w:val="Date"/>
        <w:rPr>
          <w:rFonts w:cs="Arial"/>
          <w:color w:val="000000"/>
        </w:rPr>
      </w:pPr>
      <w:r>
        <w:rPr>
          <w:rFonts w:cs="Arial"/>
          <w:color w:val="000000"/>
        </w:rPr>
        <w:t>0</w:t>
      </w:r>
      <w:r w:rsidR="004116C1">
        <w:rPr>
          <w:rFonts w:cs="Arial"/>
          <w:color w:val="000000"/>
        </w:rPr>
        <w:t>6</w:t>
      </w:r>
      <w:r>
        <w:rPr>
          <w:rFonts w:cs="Arial"/>
          <w:color w:val="000000"/>
        </w:rPr>
        <w:t>/</w:t>
      </w:r>
      <w:r w:rsidR="004116C1">
        <w:rPr>
          <w:rFonts w:cs="Arial"/>
          <w:color w:val="000000"/>
        </w:rPr>
        <w:t>03</w:t>
      </w:r>
      <w:r>
        <w:rPr>
          <w:rFonts w:cs="Arial"/>
          <w:color w:val="000000"/>
        </w:rPr>
        <w:t>/2010</w:t>
      </w:r>
    </w:p>
    <w:p w:rsidR="00401609" w:rsidRPr="004F52D1" w:rsidRDefault="00401609" w:rsidP="004F54BA">
      <w:pPr>
        <w:pStyle w:val="Revision"/>
        <w:rPr>
          <w:rFonts w:cs="Arial"/>
        </w:rPr>
      </w:pPr>
      <w:r w:rsidRPr="004F52D1">
        <w:rPr>
          <w:rFonts w:cs="Arial"/>
        </w:rPr>
        <w:t xml:space="preserve">Revision: </w:t>
      </w:r>
      <w:r>
        <w:rPr>
          <w:rFonts w:cs="Arial"/>
          <w:color w:val="000000"/>
        </w:rPr>
        <w:t>0.1</w:t>
      </w:r>
    </w:p>
    <w:p w:rsidR="00401609" w:rsidRDefault="00401609" w:rsidP="004F54BA">
      <w:pPr>
        <w:pStyle w:val="SubTo"/>
      </w:pPr>
      <w:r>
        <w:t>Submitted by:</w:t>
      </w:r>
    </w:p>
    <w:p w:rsidR="00401609" w:rsidRDefault="004116C1" w:rsidP="004F54BA">
      <w:pPr>
        <w:pStyle w:val="Address"/>
      </w:pPr>
      <w:r>
        <w:t xml:space="preserve">Bsquare </w:t>
      </w:r>
      <w:r w:rsidR="00401609">
        <w:t>Corporation</w:t>
      </w:r>
    </w:p>
    <w:p w:rsidR="00401609" w:rsidRDefault="00401609" w:rsidP="004F54BA">
      <w:pPr>
        <w:pStyle w:val="Address"/>
      </w:pPr>
      <w:smartTag w:uri="urn:schemas-microsoft-com:office:smarttags" w:element="Street">
        <w:smartTag w:uri="urn:schemas-microsoft-com:office:smarttags" w:element="address">
          <w:r>
            <w:t>110 110</w:t>
          </w:r>
          <w:r w:rsidRPr="00CD6654">
            <w:rPr>
              <w:vertAlign w:val="superscript"/>
            </w:rPr>
            <w:t>th</w:t>
          </w:r>
          <w:r>
            <w:t xml:space="preserve"> Ave NE Suite 200</w:t>
          </w:r>
        </w:smartTag>
      </w:smartTag>
    </w:p>
    <w:p w:rsidR="00401609" w:rsidRDefault="00401609" w:rsidP="004F54BA">
      <w:pPr>
        <w:pStyle w:val="Address"/>
      </w:pPr>
      <w:smartTag w:uri="urn:schemas-microsoft-com:office:smarttags" w:element="place">
        <w:smartTag w:uri="urn:schemas-microsoft-com:office:smarttags" w:element="City">
          <w:r>
            <w:t>Bellevue</w:t>
          </w:r>
        </w:smartTag>
        <w:r>
          <w:t xml:space="preserve">, </w:t>
        </w:r>
        <w:smartTag w:uri="urn:schemas-microsoft-com:office:smarttags" w:element="State">
          <w:r>
            <w:t>WA</w:t>
          </w:r>
        </w:smartTag>
        <w:r>
          <w:t xml:space="preserve">  </w:t>
        </w:r>
        <w:smartTag w:uri="urn:schemas-microsoft-com:office:smarttags" w:element="PostalCode">
          <w:r>
            <w:t>98004</w:t>
          </w:r>
        </w:smartTag>
      </w:smartTag>
    </w:p>
    <w:p w:rsidR="00401609" w:rsidRDefault="00401609" w:rsidP="004F54BA">
      <w:pPr>
        <w:pStyle w:val="Address"/>
      </w:pPr>
      <w:r>
        <w:t>(425) 519-5900 (Voice)</w:t>
      </w:r>
    </w:p>
    <w:p w:rsidR="00401609" w:rsidRDefault="00401609" w:rsidP="004F54BA">
      <w:pPr>
        <w:pStyle w:val="Address"/>
      </w:pPr>
      <w:r>
        <w:t>(425) 519-5999 (Fax)</w:t>
      </w:r>
    </w:p>
    <w:p w:rsidR="00401609" w:rsidRDefault="00401609" w:rsidP="004F54BA">
      <w:pPr>
        <w:pStyle w:val="SubTo"/>
      </w:pPr>
      <w:r>
        <w:t>To:</w:t>
      </w:r>
    </w:p>
    <w:p w:rsidR="00401609" w:rsidRPr="00CE1E68" w:rsidRDefault="00401609" w:rsidP="004F54BA">
      <w:pPr>
        <w:pStyle w:val="Address"/>
      </w:pPr>
      <w:r w:rsidRPr="00CE1E68">
        <w:t>Hobart Corporation</w:t>
      </w:r>
    </w:p>
    <w:p w:rsidR="00401609" w:rsidRPr="00CE1E68" w:rsidRDefault="00401609" w:rsidP="004F54BA">
      <w:pPr>
        <w:pStyle w:val="Address"/>
      </w:pPr>
      <w:smartTag w:uri="urn:schemas-microsoft-com:office:smarttags" w:element="Street">
        <w:smartTag w:uri="urn:schemas-microsoft-com:office:smarttags" w:element="address">
          <w:r w:rsidRPr="00CE1E68">
            <w:t>701 S. Ridge Ave</w:t>
          </w:r>
        </w:smartTag>
      </w:smartTag>
    </w:p>
    <w:p w:rsidR="00401609" w:rsidRPr="00CE1E68" w:rsidRDefault="00401609" w:rsidP="004F54BA">
      <w:pPr>
        <w:pStyle w:val="Address"/>
      </w:pPr>
      <w:smartTag w:uri="urn:schemas-microsoft-com:office:smarttags" w:element="place">
        <w:smartTag w:uri="urn:schemas-microsoft-com:office:smarttags" w:element="City">
          <w:r w:rsidRPr="00CE1E68">
            <w:t>Troy</w:t>
          </w:r>
        </w:smartTag>
        <w:r w:rsidRPr="00CE1E68">
          <w:t xml:space="preserve">, </w:t>
        </w:r>
        <w:smartTag w:uri="urn:schemas-microsoft-com:office:smarttags" w:element="State">
          <w:r w:rsidRPr="00CE1E68">
            <w:t>OH</w:t>
          </w:r>
        </w:smartTag>
        <w:r w:rsidRPr="00CE1E68">
          <w:t xml:space="preserve"> </w:t>
        </w:r>
        <w:smartTag w:uri="urn:schemas-microsoft-com:office:smarttags" w:element="PostalCode">
          <w:r w:rsidRPr="00CE1E68">
            <w:t>45374</w:t>
          </w:r>
        </w:smartTag>
      </w:smartTag>
    </w:p>
    <w:p w:rsidR="00401609" w:rsidRPr="00CE1E68" w:rsidRDefault="00401609" w:rsidP="004F54BA">
      <w:pPr>
        <w:pStyle w:val="Address"/>
        <w:rPr>
          <w:rFonts w:ascii="Arial" w:hAnsi="Arial" w:cs="Arial"/>
        </w:rPr>
      </w:pPr>
    </w:p>
    <w:p w:rsidR="00401609" w:rsidRPr="00CE1E68" w:rsidRDefault="00401609" w:rsidP="004F54BA">
      <w:pPr>
        <w:pStyle w:val="Address"/>
      </w:pPr>
      <w:r w:rsidRPr="00CE1E68">
        <w:t>Attn:  Debra Dyer</w:t>
      </w:r>
    </w:p>
    <w:p w:rsidR="00401609" w:rsidRPr="00CE1E68" w:rsidRDefault="00401609" w:rsidP="004F54BA">
      <w:pPr>
        <w:pStyle w:val="Address"/>
      </w:pPr>
      <w:r w:rsidRPr="00CE1E68">
        <w:t>Telephone #</w:t>
      </w:r>
      <w:r w:rsidR="004116C1">
        <w:t>937-405-7922</w:t>
      </w:r>
    </w:p>
    <w:p w:rsidR="00401609" w:rsidRDefault="00401609" w:rsidP="004F54BA">
      <w:pPr>
        <w:pStyle w:val="Address"/>
        <w:rPr>
          <w:color w:val="0000FF"/>
        </w:rPr>
      </w:pPr>
    </w:p>
    <w:p w:rsidR="00401609" w:rsidRDefault="00401609" w:rsidP="004F54BA">
      <w:pPr>
        <w:pStyle w:val="BodyText"/>
      </w:pPr>
    </w:p>
    <w:p w:rsidR="00401609" w:rsidRPr="004F52D1" w:rsidRDefault="00401609" w:rsidP="004F54BA">
      <w:pPr>
        <w:pStyle w:val="Copyright"/>
        <w:rPr>
          <w:rFonts w:ascii="Arial" w:hAnsi="Arial" w:cs="Arial"/>
          <w:sz w:val="20"/>
        </w:rPr>
      </w:pPr>
      <w:r w:rsidRPr="004F52D1">
        <w:rPr>
          <w:rStyle w:val="CopyrightBold"/>
          <w:rFonts w:ascii="Arial" w:hAnsi="Arial" w:cs="Arial"/>
          <w:sz w:val="20"/>
        </w:rPr>
        <w:t>IMPORTANT:</w:t>
      </w:r>
      <w:r w:rsidRPr="004F52D1">
        <w:rPr>
          <w:rFonts w:ascii="Arial" w:hAnsi="Arial" w:cs="Arial"/>
          <w:sz w:val="20"/>
        </w:rPr>
        <w:t xml:space="preserve">  This document is intended only for the use of the individual or entity to which it is addressed, and contains information, which is confidential and proprietary.  If the reader of this document is not the intended recipient, or the employee or agent responsible for delivering the document to the intended recipient, you are hereby notified that any dissemination, distribution or copying of this document is strictly prohibited.  If you have received this document in error, please notify the sender immediately and return the original document.</w:t>
      </w:r>
    </w:p>
    <w:p w:rsidR="00401609" w:rsidRDefault="00401609" w:rsidP="004F54BA">
      <w:pPr>
        <w:pStyle w:val="revcont"/>
        <w:spacing w:before="0" w:after="0"/>
        <w:rPr>
          <w:rFonts w:ascii="Times New Roman" w:hAnsi="Times New Roman"/>
          <w:b w:val="0"/>
          <w:bCs/>
          <w:sz w:val="20"/>
        </w:rPr>
      </w:pPr>
    </w:p>
    <w:p w:rsidR="00401609" w:rsidRDefault="00401609" w:rsidP="004F54BA">
      <w:pPr>
        <w:pStyle w:val="revcont"/>
        <w:spacing w:before="0" w:after="0"/>
        <w:rPr>
          <w:rFonts w:ascii="Times New Roman" w:hAnsi="Times New Roman"/>
          <w:i/>
          <w:iCs/>
          <w:color w:val="CC99FF"/>
          <w:sz w:val="20"/>
        </w:rPr>
      </w:pPr>
    </w:p>
    <w:p w:rsidR="00401609" w:rsidRDefault="00401609" w:rsidP="004F54BA">
      <w:pPr>
        <w:pStyle w:val="revcont"/>
        <w:spacing w:before="0" w:after="0"/>
        <w:rPr>
          <w:rFonts w:ascii="Times New Roman" w:hAnsi="Times New Roman"/>
          <w:i/>
          <w:iCs/>
          <w:color w:val="CC99FF"/>
          <w:sz w:val="20"/>
        </w:rPr>
      </w:pPr>
    </w:p>
    <w:p w:rsidR="00401609" w:rsidRDefault="00401609" w:rsidP="004F54BA">
      <w:pPr>
        <w:pStyle w:val="revcont"/>
        <w:spacing w:before="0" w:after="0"/>
        <w:rPr>
          <w:b w:val="0"/>
          <w:bCs/>
          <w:i/>
          <w:iCs/>
          <w:sz w:val="16"/>
          <w:u w:val="single"/>
        </w:rPr>
      </w:pPr>
      <w:r>
        <w:rPr>
          <w:rFonts w:ascii="Times New Roman" w:hAnsi="Times New Roman"/>
          <w:i/>
          <w:iCs/>
          <w:color w:val="CC99FF"/>
          <w:sz w:val="20"/>
        </w:rPr>
        <w:t xml:space="preserve"> </w:t>
      </w:r>
    </w:p>
    <w:p w:rsidR="00401609" w:rsidRDefault="00401609" w:rsidP="004F54BA">
      <w:pPr>
        <w:pStyle w:val="revcont"/>
        <w:spacing w:before="0" w:after="0"/>
        <w:rPr>
          <w:b w:val="0"/>
          <w:bCs/>
          <w:sz w:val="16"/>
          <w:u w:val="single"/>
        </w:rPr>
      </w:pPr>
    </w:p>
    <w:tbl>
      <w:tblPr>
        <w:tblW w:w="4041" w:type="pct"/>
        <w:tblInd w:w="64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tblPr>
      <w:tblGrid>
        <w:gridCol w:w="1800"/>
        <w:gridCol w:w="5939"/>
      </w:tblGrid>
      <w:tr w:rsidR="00401609" w:rsidTr="00DA02C0">
        <w:trPr>
          <w:cantSplit/>
        </w:trPr>
        <w:tc>
          <w:tcPr>
            <w:tcW w:w="1163" w:type="pct"/>
            <w:tcBorders>
              <w:top w:val="single" w:sz="12" w:space="0" w:color="000000"/>
              <w:bottom w:val="single" w:sz="2" w:space="0" w:color="auto"/>
            </w:tcBorders>
          </w:tcPr>
          <w:p w:rsidR="00401609" w:rsidRPr="004F52D1" w:rsidRDefault="00401609" w:rsidP="004F54BA">
            <w:pPr>
              <w:pStyle w:val="tabletextbold"/>
              <w:spacing w:before="240" w:after="240"/>
              <w:rPr>
                <w:rFonts w:ascii="Arial" w:hAnsi="Arial" w:cs="Arial"/>
                <w:sz w:val="20"/>
              </w:rPr>
            </w:pPr>
            <w:r w:rsidRPr="004F52D1">
              <w:rPr>
                <w:rFonts w:ascii="Arial" w:hAnsi="Arial" w:cs="Arial"/>
                <w:sz w:val="20"/>
              </w:rPr>
              <w:t>Project Name</w:t>
            </w:r>
          </w:p>
        </w:tc>
        <w:tc>
          <w:tcPr>
            <w:tcW w:w="3837" w:type="pct"/>
            <w:tcBorders>
              <w:top w:val="single" w:sz="12" w:space="0" w:color="000000"/>
              <w:bottom w:val="single" w:sz="2" w:space="0" w:color="auto"/>
            </w:tcBorders>
          </w:tcPr>
          <w:p w:rsidR="00401609" w:rsidRPr="004F52D1" w:rsidRDefault="00401609" w:rsidP="004F54BA">
            <w:pPr>
              <w:pStyle w:val="tabletext"/>
              <w:spacing w:before="240" w:after="240"/>
              <w:rPr>
                <w:rFonts w:ascii="Arial" w:hAnsi="Arial" w:cs="Arial"/>
                <w:color w:val="000000"/>
                <w:sz w:val="20"/>
              </w:rPr>
            </w:pPr>
            <w:r>
              <w:rPr>
                <w:rFonts w:ascii="Arial" w:hAnsi="Arial" w:cs="Arial"/>
                <w:color w:val="000000"/>
                <w:sz w:val="20"/>
              </w:rPr>
              <w:t xml:space="preserve">HLX Access </w:t>
            </w:r>
          </w:p>
        </w:tc>
      </w:tr>
      <w:tr w:rsidR="00401609" w:rsidTr="00DA02C0">
        <w:trPr>
          <w:cantSplit/>
        </w:trPr>
        <w:tc>
          <w:tcPr>
            <w:tcW w:w="1163" w:type="pct"/>
            <w:tcBorders>
              <w:top w:val="nil"/>
            </w:tcBorders>
          </w:tcPr>
          <w:p w:rsidR="00401609" w:rsidRPr="004F52D1" w:rsidRDefault="00401609" w:rsidP="004F54BA">
            <w:pPr>
              <w:pStyle w:val="tabletextbold"/>
              <w:spacing w:before="240" w:after="240"/>
              <w:rPr>
                <w:rFonts w:ascii="Arial" w:hAnsi="Arial" w:cs="Arial"/>
                <w:sz w:val="20"/>
              </w:rPr>
            </w:pPr>
            <w:r w:rsidRPr="004F52D1">
              <w:rPr>
                <w:rFonts w:ascii="Arial" w:hAnsi="Arial" w:cs="Arial"/>
                <w:sz w:val="20"/>
              </w:rPr>
              <w:t>Document ID</w:t>
            </w:r>
          </w:p>
        </w:tc>
        <w:tc>
          <w:tcPr>
            <w:tcW w:w="3837" w:type="pct"/>
            <w:tcBorders>
              <w:top w:val="nil"/>
            </w:tcBorders>
          </w:tcPr>
          <w:p w:rsidR="00401609" w:rsidRPr="004F52D1" w:rsidRDefault="00401609" w:rsidP="004F54BA">
            <w:pPr>
              <w:pStyle w:val="tabletext"/>
              <w:spacing w:before="240" w:after="240"/>
              <w:rPr>
                <w:rFonts w:ascii="Arial" w:hAnsi="Arial" w:cs="Arial"/>
                <w:i/>
                <w:iCs/>
                <w:color w:val="000000"/>
                <w:sz w:val="20"/>
              </w:rPr>
            </w:pPr>
          </w:p>
        </w:tc>
      </w:tr>
      <w:tr w:rsidR="00401609" w:rsidTr="00DA02C0">
        <w:trPr>
          <w:cantSplit/>
        </w:trPr>
        <w:tc>
          <w:tcPr>
            <w:tcW w:w="1163" w:type="pct"/>
            <w:tcBorders>
              <w:top w:val="nil"/>
            </w:tcBorders>
          </w:tcPr>
          <w:p w:rsidR="00401609" w:rsidRPr="004F52D1" w:rsidRDefault="00401609" w:rsidP="004F54BA">
            <w:pPr>
              <w:pStyle w:val="tabletextbold"/>
              <w:spacing w:before="240" w:after="240"/>
              <w:rPr>
                <w:rFonts w:ascii="Arial" w:hAnsi="Arial" w:cs="Arial"/>
                <w:sz w:val="20"/>
              </w:rPr>
            </w:pPr>
            <w:r w:rsidRPr="004F52D1">
              <w:rPr>
                <w:rFonts w:ascii="Arial" w:hAnsi="Arial" w:cs="Arial"/>
                <w:sz w:val="20"/>
              </w:rPr>
              <w:t>Author(s)</w:t>
            </w:r>
          </w:p>
        </w:tc>
        <w:tc>
          <w:tcPr>
            <w:tcW w:w="3837" w:type="pct"/>
            <w:tcBorders>
              <w:top w:val="nil"/>
            </w:tcBorders>
          </w:tcPr>
          <w:p w:rsidR="00401609" w:rsidRPr="004F52D1" w:rsidRDefault="00401609" w:rsidP="004F54BA">
            <w:pPr>
              <w:pStyle w:val="tabletext"/>
              <w:spacing w:before="240" w:after="240"/>
              <w:rPr>
                <w:rFonts w:ascii="Arial" w:hAnsi="Arial" w:cs="Arial"/>
                <w:color w:val="000000"/>
                <w:sz w:val="20"/>
              </w:rPr>
            </w:pPr>
            <w:r>
              <w:rPr>
                <w:rFonts w:ascii="Arial" w:hAnsi="Arial" w:cs="Arial"/>
                <w:color w:val="000000"/>
                <w:sz w:val="20"/>
              </w:rPr>
              <w:t>Minhaj Ahmed</w:t>
            </w:r>
            <w:r>
              <w:rPr>
                <w:rFonts w:ascii="Arial" w:hAnsi="Arial" w:cs="Arial"/>
                <w:color w:val="000000"/>
                <w:sz w:val="20"/>
              </w:rPr>
              <w:br/>
              <w:t>Sr. Software Engineer II</w:t>
            </w:r>
            <w:r>
              <w:rPr>
                <w:rFonts w:ascii="Arial" w:hAnsi="Arial" w:cs="Arial"/>
                <w:color w:val="000000"/>
                <w:sz w:val="20"/>
              </w:rPr>
              <w:br/>
              <w:t>Bsquare Professional Engineering Services (PES)</w:t>
            </w:r>
            <w:r>
              <w:rPr>
                <w:rFonts w:ascii="Arial" w:hAnsi="Arial" w:cs="Arial"/>
                <w:color w:val="000000"/>
                <w:sz w:val="20"/>
              </w:rPr>
              <w:br/>
            </w:r>
            <w:smartTag w:uri="urn:schemas-microsoft-com:office:smarttags" w:element="Street">
              <w:smartTag w:uri="urn:schemas-microsoft-com:office:smarttags" w:element="address">
                <w:r>
                  <w:rPr>
                    <w:rFonts w:ascii="Arial" w:hAnsi="Arial" w:cs="Arial"/>
                    <w:color w:val="000000"/>
                    <w:sz w:val="20"/>
                  </w:rPr>
                  <w:t>2100 Lakeside Blvd.</w:t>
                </w:r>
              </w:smartTag>
            </w:smartTag>
            <w:r>
              <w:rPr>
                <w:rFonts w:ascii="Arial" w:hAnsi="Arial" w:cs="Arial"/>
                <w:color w:val="000000"/>
                <w:sz w:val="20"/>
              </w:rPr>
              <w:t xml:space="preserve"> St. 450</w:t>
            </w:r>
            <w:r>
              <w:rPr>
                <w:rFonts w:ascii="Arial" w:hAnsi="Arial" w:cs="Arial"/>
                <w:color w:val="000000"/>
                <w:sz w:val="20"/>
              </w:rPr>
              <w:br/>
            </w:r>
            <w:smartTag w:uri="urn:schemas-microsoft-com:office:smarttags" w:element="place">
              <w:smartTag w:uri="urn:schemas-microsoft-com:office:smarttags" w:element="City">
                <w:r>
                  <w:rPr>
                    <w:rFonts w:ascii="Arial" w:hAnsi="Arial" w:cs="Arial"/>
                    <w:color w:val="000000"/>
                    <w:sz w:val="20"/>
                  </w:rPr>
                  <w:t>Richardson</w:t>
                </w:r>
              </w:smartTag>
              <w:r>
                <w:rPr>
                  <w:rFonts w:ascii="Arial" w:hAnsi="Arial" w:cs="Arial"/>
                  <w:color w:val="000000"/>
                  <w:sz w:val="20"/>
                </w:rPr>
                <w:t xml:space="preserve">, </w:t>
              </w:r>
              <w:smartTag w:uri="urn:schemas-microsoft-com:office:smarttags" w:element="State">
                <w:r>
                  <w:rPr>
                    <w:rFonts w:ascii="Arial" w:hAnsi="Arial" w:cs="Arial"/>
                    <w:color w:val="000000"/>
                    <w:sz w:val="20"/>
                  </w:rPr>
                  <w:t>TX</w:t>
                </w:r>
              </w:smartTag>
              <w:r>
                <w:rPr>
                  <w:rFonts w:ascii="Arial" w:hAnsi="Arial" w:cs="Arial"/>
                  <w:color w:val="000000"/>
                  <w:sz w:val="20"/>
                </w:rPr>
                <w:t xml:space="preserve">  </w:t>
              </w:r>
              <w:smartTag w:uri="urn:schemas-microsoft-com:office:smarttags" w:element="PostalCode">
                <w:r>
                  <w:rPr>
                    <w:rFonts w:ascii="Arial" w:hAnsi="Arial" w:cs="Arial"/>
                    <w:color w:val="000000"/>
                    <w:sz w:val="20"/>
                  </w:rPr>
                  <w:t>75080</w:t>
                </w:r>
              </w:smartTag>
            </w:smartTag>
          </w:p>
        </w:tc>
      </w:tr>
      <w:tr w:rsidR="00401609" w:rsidTr="00DA02C0">
        <w:trPr>
          <w:cantSplit/>
        </w:trPr>
        <w:tc>
          <w:tcPr>
            <w:tcW w:w="1163" w:type="pct"/>
          </w:tcPr>
          <w:p w:rsidR="00401609" w:rsidRPr="004F52D1" w:rsidRDefault="00401609" w:rsidP="004F54BA">
            <w:pPr>
              <w:pStyle w:val="tabletextbold"/>
              <w:spacing w:before="240" w:after="240"/>
              <w:rPr>
                <w:rFonts w:ascii="Arial" w:hAnsi="Arial" w:cs="Arial"/>
                <w:sz w:val="20"/>
              </w:rPr>
            </w:pPr>
            <w:r w:rsidRPr="004F52D1">
              <w:rPr>
                <w:rFonts w:ascii="Arial" w:hAnsi="Arial" w:cs="Arial"/>
                <w:sz w:val="20"/>
              </w:rPr>
              <w:t>Reviewed by</w:t>
            </w:r>
          </w:p>
        </w:tc>
        <w:tc>
          <w:tcPr>
            <w:tcW w:w="3837" w:type="pct"/>
          </w:tcPr>
          <w:p w:rsidR="00401609" w:rsidRPr="004F52D1" w:rsidDel="00220923" w:rsidRDefault="00143ACE" w:rsidP="00220923">
            <w:pPr>
              <w:pStyle w:val="tabletext"/>
              <w:spacing w:before="240" w:after="240"/>
              <w:rPr>
                <w:del w:id="0" w:author="MinhajA" w:date="2010-06-09T11:08:00Z"/>
                <w:rFonts w:ascii="Arial" w:hAnsi="Arial" w:cs="Arial"/>
                <w:color w:val="000000"/>
                <w:sz w:val="20"/>
              </w:rPr>
              <w:pPrChange w:id="1" w:author="MinhajA" w:date="2010-06-09T11:08:00Z">
                <w:pPr>
                  <w:pStyle w:val="tabletext"/>
                  <w:spacing w:before="240" w:after="240"/>
                </w:pPr>
              </w:pPrChange>
            </w:pPr>
            <w:r>
              <w:rPr>
                <w:rFonts w:ascii="Arial" w:hAnsi="Arial" w:cs="Arial"/>
                <w:color w:val="000000"/>
                <w:sz w:val="20"/>
              </w:rPr>
              <w:t>Michael Browne</w:t>
            </w:r>
            <w:r>
              <w:rPr>
                <w:rFonts w:ascii="Arial" w:hAnsi="Arial" w:cs="Arial"/>
                <w:color w:val="000000"/>
                <w:sz w:val="20"/>
              </w:rPr>
              <w:br/>
              <w:t>Director of Engineering</w:t>
            </w:r>
            <w:r>
              <w:rPr>
                <w:rFonts w:ascii="Arial" w:hAnsi="Arial" w:cs="Arial"/>
                <w:color w:val="000000"/>
                <w:sz w:val="20"/>
              </w:rPr>
              <w:br/>
              <w:t>Bsquare Professional Engineering Services (PES)</w:t>
            </w:r>
            <w:r>
              <w:rPr>
                <w:rFonts w:ascii="Arial" w:hAnsi="Arial" w:cs="Arial"/>
                <w:color w:val="000000"/>
                <w:sz w:val="20"/>
              </w:rPr>
              <w:br/>
              <w:t>2100 Lakeside Blvd. St. 450</w:t>
            </w:r>
            <w:r>
              <w:rPr>
                <w:rFonts w:ascii="Arial" w:hAnsi="Arial" w:cs="Arial"/>
                <w:color w:val="000000"/>
                <w:sz w:val="20"/>
              </w:rPr>
              <w:br/>
              <w:t>Richardson, TX  75080</w:t>
            </w:r>
            <w:del w:id="2" w:author="MinhajA" w:date="2010-06-09T11:08:00Z">
              <w:r w:rsidR="00401609" w:rsidRPr="004F52D1" w:rsidDel="00220923">
                <w:rPr>
                  <w:rFonts w:ascii="Arial" w:hAnsi="Arial" w:cs="Arial"/>
                  <w:color w:val="000000"/>
                  <w:sz w:val="20"/>
                </w:rPr>
                <w:delText>Reviewer2</w:delText>
              </w:r>
            </w:del>
            <w:r w:rsidR="00401609" w:rsidRPr="004F52D1">
              <w:rPr>
                <w:rFonts w:ascii="Arial" w:hAnsi="Arial" w:cs="Arial"/>
                <w:color w:val="000000"/>
                <w:sz w:val="20"/>
              </w:rPr>
              <w:t xml:space="preserve"> </w:t>
            </w:r>
            <w:del w:id="3" w:author="MinhajA" w:date="2010-06-09T11:08:00Z">
              <w:r w:rsidR="00401609" w:rsidRPr="004F52D1" w:rsidDel="00220923">
                <w:rPr>
                  <w:rFonts w:ascii="Arial" w:hAnsi="Arial" w:cs="Arial"/>
                  <w:color w:val="000000"/>
                  <w:sz w:val="20"/>
                </w:rPr>
                <w:delText>Full Name, Division, Contact Address (if any)</w:delText>
              </w:r>
            </w:del>
          </w:p>
          <w:p w:rsidR="00401609" w:rsidRPr="004F52D1" w:rsidRDefault="00401609" w:rsidP="00220923">
            <w:pPr>
              <w:pStyle w:val="tabletext"/>
              <w:spacing w:before="240" w:after="240"/>
              <w:rPr>
                <w:rFonts w:ascii="Arial" w:hAnsi="Arial" w:cs="Arial"/>
                <w:color w:val="000000"/>
                <w:sz w:val="20"/>
              </w:rPr>
              <w:pPrChange w:id="4" w:author="MinhajA" w:date="2010-06-09T11:08:00Z">
                <w:pPr>
                  <w:pStyle w:val="tabletext"/>
                  <w:spacing w:before="0" w:after="240"/>
                </w:pPr>
              </w:pPrChange>
            </w:pPr>
          </w:p>
        </w:tc>
      </w:tr>
      <w:tr w:rsidR="00401609" w:rsidTr="00DA02C0">
        <w:trPr>
          <w:cantSplit/>
        </w:trPr>
        <w:tc>
          <w:tcPr>
            <w:tcW w:w="1163" w:type="pct"/>
          </w:tcPr>
          <w:p w:rsidR="00401609" w:rsidRPr="004F52D1" w:rsidRDefault="00401609" w:rsidP="004F54BA">
            <w:pPr>
              <w:pStyle w:val="tabletextbold"/>
              <w:spacing w:before="240" w:after="240"/>
              <w:rPr>
                <w:rFonts w:ascii="Arial" w:hAnsi="Arial" w:cs="Arial"/>
                <w:sz w:val="20"/>
              </w:rPr>
            </w:pPr>
            <w:r w:rsidRPr="004F52D1">
              <w:rPr>
                <w:rFonts w:ascii="Arial" w:hAnsi="Arial" w:cs="Arial"/>
                <w:sz w:val="20"/>
              </w:rPr>
              <w:t>Approved by:</w:t>
            </w:r>
          </w:p>
        </w:tc>
        <w:tc>
          <w:tcPr>
            <w:tcW w:w="3837" w:type="pct"/>
          </w:tcPr>
          <w:p w:rsidR="000F612F" w:rsidRDefault="00401609" w:rsidP="004F54BA">
            <w:pPr>
              <w:spacing w:after="0" w:line="240" w:lineRule="auto"/>
              <w:rPr>
                <w:rFonts w:ascii="Arial" w:eastAsia="Times New Roman" w:hAnsi="Arial" w:cs="Arial"/>
                <w:bCs/>
                <w:color w:val="000000"/>
                <w:sz w:val="20"/>
                <w:szCs w:val="20"/>
              </w:rPr>
            </w:pPr>
            <w:r w:rsidRPr="004F52D1">
              <w:rPr>
                <w:rFonts w:ascii="Arial" w:hAnsi="Arial" w:cs="Arial"/>
                <w:color w:val="000000"/>
                <w:sz w:val="20"/>
              </w:rPr>
              <w:t>B</w:t>
            </w:r>
            <w:r>
              <w:rPr>
                <w:rFonts w:ascii="Arial" w:hAnsi="Arial" w:cs="Arial"/>
                <w:color w:val="000000"/>
                <w:sz w:val="20"/>
              </w:rPr>
              <w:t>s</w:t>
            </w:r>
            <w:r w:rsidRPr="004F52D1">
              <w:rPr>
                <w:rFonts w:ascii="Arial" w:hAnsi="Arial" w:cs="Arial"/>
                <w:color w:val="000000"/>
                <w:sz w:val="20"/>
              </w:rPr>
              <w:t xml:space="preserve">quare Project Manager: </w:t>
            </w:r>
            <w:r w:rsidRPr="004F52D1">
              <w:rPr>
                <w:rFonts w:ascii="Arial" w:hAnsi="Arial" w:cs="Arial"/>
                <w:color w:val="000000"/>
                <w:sz w:val="20"/>
              </w:rPr>
              <w:br/>
            </w:r>
            <w:r>
              <w:rPr>
                <w:rFonts w:ascii="Arial" w:hAnsi="Arial" w:cs="Arial"/>
                <w:color w:val="000000"/>
                <w:sz w:val="20"/>
              </w:rPr>
              <w:t>John Im</w:t>
            </w:r>
            <w:r w:rsidR="00D533EA">
              <w:rPr>
                <w:rFonts w:ascii="Arial" w:hAnsi="Arial" w:cs="Arial"/>
                <w:color w:val="000000"/>
                <w:sz w:val="20"/>
              </w:rPr>
              <w:t>b</w:t>
            </w:r>
            <w:r>
              <w:rPr>
                <w:rFonts w:ascii="Arial" w:hAnsi="Arial" w:cs="Arial"/>
                <w:color w:val="000000"/>
                <w:sz w:val="20"/>
              </w:rPr>
              <w:t>oden</w:t>
            </w:r>
            <w:r>
              <w:rPr>
                <w:rFonts w:ascii="Arial" w:hAnsi="Arial" w:cs="Arial"/>
                <w:color w:val="000000"/>
                <w:sz w:val="20"/>
              </w:rPr>
              <w:br/>
              <w:t>Sr. Program Manager</w:t>
            </w:r>
            <w:r>
              <w:rPr>
                <w:rFonts w:ascii="Arial" w:hAnsi="Arial" w:cs="Arial"/>
                <w:color w:val="000000"/>
                <w:sz w:val="20"/>
              </w:rPr>
              <w:br/>
            </w:r>
            <w:r w:rsidR="00655D99" w:rsidRPr="00655D99">
              <w:rPr>
                <w:rFonts w:ascii="Arial" w:eastAsia="Times New Roman" w:hAnsi="Arial" w:cs="Arial"/>
                <w:bCs/>
                <w:color w:val="000000"/>
                <w:sz w:val="20"/>
                <w:szCs w:val="20"/>
              </w:rPr>
              <w:t>3480 West Market Street, Suite 105</w:t>
            </w:r>
          </w:p>
          <w:p w:rsidR="00655D99" w:rsidRPr="00655D99" w:rsidRDefault="00655D99" w:rsidP="004F54BA">
            <w:pPr>
              <w:spacing w:after="0" w:line="240" w:lineRule="auto"/>
              <w:rPr>
                <w:rFonts w:ascii="Arial" w:eastAsia="Times New Roman" w:hAnsi="Arial" w:cs="Arial"/>
                <w:color w:val="000000"/>
                <w:sz w:val="20"/>
                <w:szCs w:val="20"/>
              </w:rPr>
            </w:pPr>
            <w:r w:rsidRPr="00655D99">
              <w:rPr>
                <w:rFonts w:ascii="Arial" w:eastAsia="Times New Roman" w:hAnsi="Arial" w:cs="Arial"/>
                <w:bCs/>
                <w:color w:val="000000"/>
                <w:sz w:val="20"/>
                <w:szCs w:val="20"/>
              </w:rPr>
              <w:t>Fairlawn, Ohio 44333</w:t>
            </w:r>
          </w:p>
          <w:p w:rsidR="00401609" w:rsidRPr="00655D99" w:rsidRDefault="00401609" w:rsidP="004F54BA">
            <w:pPr>
              <w:pStyle w:val="tabletext"/>
              <w:spacing w:before="240" w:after="240"/>
              <w:rPr>
                <w:rFonts w:ascii="Arial" w:hAnsi="Arial" w:cs="Arial"/>
                <w:color w:val="000000"/>
                <w:sz w:val="20"/>
              </w:rPr>
            </w:pPr>
            <w:r w:rsidRPr="00655D99">
              <w:rPr>
                <w:rFonts w:ascii="Arial" w:hAnsi="Arial" w:cs="Arial"/>
                <w:color w:val="000000"/>
                <w:sz w:val="20"/>
              </w:rPr>
              <w:br/>
            </w:r>
          </w:p>
          <w:p w:rsidR="00401609" w:rsidRPr="004F52D1" w:rsidRDefault="00401609" w:rsidP="004F54BA">
            <w:pPr>
              <w:pStyle w:val="tabletext"/>
              <w:spacing w:before="240" w:after="240"/>
              <w:rPr>
                <w:rFonts w:ascii="Arial" w:hAnsi="Arial" w:cs="Arial"/>
                <w:color w:val="000000"/>
                <w:sz w:val="20"/>
              </w:rPr>
            </w:pPr>
            <w:r w:rsidRPr="004F52D1">
              <w:rPr>
                <w:rFonts w:ascii="Arial" w:hAnsi="Arial" w:cs="Arial"/>
                <w:color w:val="000000"/>
                <w:sz w:val="20"/>
              </w:rPr>
              <w:t>Client Project Manager:</w:t>
            </w:r>
            <w:r w:rsidRPr="004F52D1">
              <w:rPr>
                <w:rFonts w:ascii="Arial" w:hAnsi="Arial" w:cs="Arial"/>
                <w:color w:val="000000"/>
                <w:sz w:val="20"/>
              </w:rPr>
              <w:br/>
              <w:t>Name</w:t>
            </w:r>
            <w:r w:rsidRPr="004F52D1">
              <w:rPr>
                <w:rFonts w:ascii="Arial" w:hAnsi="Arial" w:cs="Arial"/>
                <w:color w:val="000000"/>
                <w:sz w:val="20"/>
              </w:rPr>
              <w:br/>
              <w:t>Title</w:t>
            </w:r>
            <w:r w:rsidRPr="004F52D1">
              <w:rPr>
                <w:rFonts w:ascii="Arial" w:hAnsi="Arial" w:cs="Arial"/>
                <w:color w:val="000000"/>
                <w:sz w:val="20"/>
              </w:rPr>
              <w:br/>
              <w:t>Division</w:t>
            </w:r>
          </w:p>
          <w:p w:rsidR="00401609" w:rsidRPr="004F52D1" w:rsidRDefault="00401609" w:rsidP="004F54BA">
            <w:pPr>
              <w:pStyle w:val="tabletext"/>
              <w:spacing w:before="0" w:after="240"/>
              <w:rPr>
                <w:rFonts w:ascii="Arial" w:hAnsi="Arial" w:cs="Arial"/>
                <w:color w:val="000000"/>
                <w:sz w:val="20"/>
              </w:rPr>
            </w:pPr>
          </w:p>
        </w:tc>
      </w:tr>
      <w:tr w:rsidR="00401609" w:rsidTr="00DA02C0">
        <w:trPr>
          <w:cantSplit/>
        </w:trPr>
        <w:tc>
          <w:tcPr>
            <w:tcW w:w="1163" w:type="pct"/>
          </w:tcPr>
          <w:p w:rsidR="00401609" w:rsidRPr="004F52D1" w:rsidRDefault="00401609" w:rsidP="004F54BA">
            <w:pPr>
              <w:pStyle w:val="tabletextbold"/>
              <w:spacing w:before="240" w:after="240"/>
              <w:rPr>
                <w:rFonts w:ascii="Arial" w:hAnsi="Arial" w:cs="Arial"/>
                <w:sz w:val="20"/>
              </w:rPr>
            </w:pPr>
            <w:r w:rsidRPr="004F52D1">
              <w:rPr>
                <w:rFonts w:ascii="Arial" w:hAnsi="Arial" w:cs="Arial"/>
                <w:sz w:val="20"/>
              </w:rPr>
              <w:t>Delivery Date</w:t>
            </w:r>
          </w:p>
        </w:tc>
        <w:tc>
          <w:tcPr>
            <w:tcW w:w="3837" w:type="pct"/>
          </w:tcPr>
          <w:p w:rsidR="00401609" w:rsidRPr="004F52D1" w:rsidRDefault="00401609" w:rsidP="004F54BA">
            <w:pPr>
              <w:pStyle w:val="tabletext"/>
              <w:spacing w:before="240" w:after="240"/>
              <w:rPr>
                <w:rFonts w:ascii="Arial" w:hAnsi="Arial" w:cs="Arial"/>
                <w:color w:val="000000"/>
                <w:sz w:val="20"/>
              </w:rPr>
            </w:pPr>
          </w:p>
        </w:tc>
      </w:tr>
    </w:tbl>
    <w:p w:rsidR="00401609" w:rsidRDefault="00401609" w:rsidP="004F54BA">
      <w:pPr>
        <w:pStyle w:val="revcont"/>
        <w:rPr>
          <w:sz w:val="22"/>
        </w:rPr>
      </w:pPr>
      <w:r>
        <w:rPr>
          <w:sz w:val="22"/>
        </w:rPr>
        <w:t xml:space="preserve"> </w:t>
      </w:r>
    </w:p>
    <w:p w:rsidR="00401609" w:rsidRDefault="00401609" w:rsidP="004F54BA">
      <w:pPr>
        <w:pStyle w:val="revcont"/>
        <w:spacing w:after="240"/>
      </w:pPr>
    </w:p>
    <w:p w:rsidR="00401609" w:rsidRDefault="00401609" w:rsidP="004F54BA">
      <w:pPr>
        <w:pStyle w:val="revcont"/>
        <w:spacing w:after="240"/>
      </w:pPr>
    </w:p>
    <w:p w:rsidR="00401609" w:rsidRDefault="00401609" w:rsidP="004F54BA">
      <w:pPr>
        <w:pStyle w:val="revcont"/>
        <w:spacing w:before="0"/>
      </w:pPr>
      <w:r>
        <w:br w:type="page"/>
      </w:r>
      <w:r>
        <w:lastRenderedPageBreak/>
        <w:t>Revi</w:t>
      </w:r>
      <w:r>
        <w:rPr>
          <w:b w:val="0"/>
        </w:rPr>
        <w:t>s</w:t>
      </w:r>
      <w:r>
        <w:t>ion History</w:t>
      </w:r>
    </w:p>
    <w:tbl>
      <w:tblPr>
        <w:tblW w:w="0" w:type="auto"/>
        <w:tblInd w:w="4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1080"/>
        <w:gridCol w:w="1260"/>
        <w:gridCol w:w="1350"/>
        <w:gridCol w:w="5407"/>
      </w:tblGrid>
      <w:tr w:rsidR="00401609" w:rsidTr="00DA02C0">
        <w:trPr>
          <w:cantSplit/>
          <w:trHeight w:val="582"/>
        </w:trPr>
        <w:tc>
          <w:tcPr>
            <w:tcW w:w="1080" w:type="dxa"/>
            <w:tcBorders>
              <w:top w:val="single" w:sz="6" w:space="0" w:color="000000"/>
              <w:left w:val="single" w:sz="6" w:space="0" w:color="000000"/>
              <w:bottom w:val="single" w:sz="6" w:space="0" w:color="000000"/>
              <w:right w:val="single" w:sz="6" w:space="0" w:color="000000"/>
            </w:tcBorders>
            <w:shd w:val="pct20" w:color="auto" w:fill="auto"/>
            <w:vAlign w:val="center"/>
          </w:tcPr>
          <w:p w:rsidR="00401609" w:rsidRPr="00D63F35" w:rsidRDefault="00401609" w:rsidP="004F54BA">
            <w:pPr>
              <w:pStyle w:val="tabletextbold"/>
              <w:rPr>
                <w:rFonts w:ascii="Arial" w:hAnsi="Arial" w:cs="Arial"/>
                <w:sz w:val="20"/>
              </w:rPr>
            </w:pPr>
            <w:r w:rsidRPr="00D63F35">
              <w:rPr>
                <w:rFonts w:ascii="Arial" w:hAnsi="Arial" w:cs="Arial"/>
                <w:sz w:val="20"/>
              </w:rPr>
              <w:t>Revision</w:t>
            </w:r>
          </w:p>
        </w:tc>
        <w:tc>
          <w:tcPr>
            <w:tcW w:w="1260" w:type="dxa"/>
            <w:tcBorders>
              <w:top w:val="single" w:sz="6" w:space="0" w:color="000000"/>
              <w:left w:val="single" w:sz="6" w:space="0" w:color="000000"/>
              <w:bottom w:val="single" w:sz="6" w:space="0" w:color="000000"/>
              <w:right w:val="single" w:sz="6" w:space="0" w:color="000000"/>
            </w:tcBorders>
            <w:shd w:val="pct20" w:color="auto" w:fill="auto"/>
            <w:vAlign w:val="center"/>
          </w:tcPr>
          <w:p w:rsidR="00401609" w:rsidRPr="00D63F35" w:rsidRDefault="00401609" w:rsidP="004F54BA">
            <w:pPr>
              <w:pStyle w:val="tabletextbold"/>
              <w:rPr>
                <w:rFonts w:ascii="Arial" w:hAnsi="Arial" w:cs="Arial"/>
                <w:sz w:val="20"/>
              </w:rPr>
            </w:pPr>
            <w:r w:rsidRPr="00D63F35">
              <w:rPr>
                <w:rFonts w:ascii="Arial" w:hAnsi="Arial" w:cs="Arial"/>
                <w:sz w:val="20"/>
              </w:rPr>
              <w:t>Date</w:t>
            </w:r>
          </w:p>
        </w:tc>
        <w:tc>
          <w:tcPr>
            <w:tcW w:w="1350" w:type="dxa"/>
            <w:tcBorders>
              <w:top w:val="single" w:sz="6" w:space="0" w:color="000000"/>
              <w:left w:val="single" w:sz="6" w:space="0" w:color="000000"/>
              <w:bottom w:val="single" w:sz="6" w:space="0" w:color="000000"/>
              <w:right w:val="single" w:sz="6" w:space="0" w:color="000000"/>
            </w:tcBorders>
            <w:shd w:val="pct20" w:color="auto" w:fill="auto"/>
            <w:vAlign w:val="center"/>
          </w:tcPr>
          <w:p w:rsidR="00401609" w:rsidRPr="00D63F35" w:rsidRDefault="00401609" w:rsidP="004F54BA">
            <w:pPr>
              <w:pStyle w:val="tabletextbold"/>
              <w:rPr>
                <w:rFonts w:ascii="Arial" w:hAnsi="Arial" w:cs="Arial"/>
                <w:sz w:val="20"/>
              </w:rPr>
            </w:pPr>
            <w:r w:rsidRPr="00D63F35">
              <w:rPr>
                <w:rFonts w:ascii="Arial" w:hAnsi="Arial" w:cs="Arial"/>
                <w:sz w:val="20"/>
              </w:rPr>
              <w:t>By</w:t>
            </w:r>
          </w:p>
        </w:tc>
        <w:tc>
          <w:tcPr>
            <w:tcW w:w="5407" w:type="dxa"/>
            <w:tcBorders>
              <w:top w:val="single" w:sz="6" w:space="0" w:color="000000"/>
              <w:left w:val="single" w:sz="6" w:space="0" w:color="000000"/>
              <w:bottom w:val="single" w:sz="6" w:space="0" w:color="000000"/>
              <w:right w:val="single" w:sz="6" w:space="0" w:color="000000"/>
            </w:tcBorders>
            <w:shd w:val="pct20" w:color="auto" w:fill="auto"/>
            <w:vAlign w:val="center"/>
          </w:tcPr>
          <w:p w:rsidR="00401609" w:rsidRPr="00D63F35" w:rsidRDefault="00401609" w:rsidP="004F54BA">
            <w:pPr>
              <w:pStyle w:val="tabletextbold"/>
              <w:rPr>
                <w:rFonts w:ascii="Arial" w:hAnsi="Arial" w:cs="Arial"/>
                <w:sz w:val="20"/>
              </w:rPr>
            </w:pPr>
            <w:r w:rsidRPr="00D63F35">
              <w:rPr>
                <w:rFonts w:ascii="Arial" w:hAnsi="Arial" w:cs="Arial"/>
                <w:sz w:val="20"/>
              </w:rPr>
              <w:t>Comments</w:t>
            </w:r>
          </w:p>
        </w:tc>
      </w:tr>
      <w:tr w:rsidR="00401609" w:rsidTr="00DA02C0">
        <w:trPr>
          <w:cantSplit/>
        </w:trPr>
        <w:tc>
          <w:tcPr>
            <w:tcW w:w="1080" w:type="dxa"/>
            <w:tcBorders>
              <w:top w:val="single" w:sz="6" w:space="0" w:color="000000"/>
              <w:left w:val="single" w:sz="6" w:space="0" w:color="000000"/>
              <w:bottom w:val="single" w:sz="6" w:space="0" w:color="000000"/>
              <w:right w:val="single" w:sz="6" w:space="0" w:color="000000"/>
            </w:tcBorders>
          </w:tcPr>
          <w:p w:rsidR="00401609" w:rsidRPr="00297D88" w:rsidRDefault="00401609" w:rsidP="004F54BA">
            <w:pPr>
              <w:pStyle w:val="tabletext"/>
              <w:spacing w:before="60" w:after="60"/>
              <w:rPr>
                <w:rFonts w:ascii="Arial" w:hAnsi="Arial" w:cs="Arial"/>
                <w:color w:val="000000"/>
                <w:sz w:val="20"/>
              </w:rPr>
            </w:pPr>
            <w:r>
              <w:rPr>
                <w:rFonts w:ascii="Arial" w:hAnsi="Arial" w:cs="Arial"/>
                <w:color w:val="000000"/>
                <w:sz w:val="20"/>
              </w:rPr>
              <w:t>0.1</w:t>
            </w:r>
          </w:p>
        </w:tc>
        <w:tc>
          <w:tcPr>
            <w:tcW w:w="1260" w:type="dxa"/>
            <w:tcBorders>
              <w:top w:val="single" w:sz="6" w:space="0" w:color="000000"/>
              <w:left w:val="single" w:sz="6" w:space="0" w:color="000000"/>
              <w:bottom w:val="single" w:sz="6" w:space="0" w:color="000000"/>
              <w:right w:val="single" w:sz="6" w:space="0" w:color="000000"/>
            </w:tcBorders>
          </w:tcPr>
          <w:p w:rsidR="00401609" w:rsidRPr="00297D88" w:rsidRDefault="00C30601" w:rsidP="004F54BA">
            <w:pPr>
              <w:pStyle w:val="tabletext"/>
              <w:spacing w:before="60" w:after="60"/>
              <w:rPr>
                <w:rFonts w:ascii="Arial" w:hAnsi="Arial" w:cs="Arial"/>
                <w:color w:val="000000"/>
                <w:sz w:val="20"/>
              </w:rPr>
            </w:pPr>
            <w:r>
              <w:rPr>
                <w:rFonts w:ascii="Arial" w:hAnsi="Arial" w:cs="Arial"/>
                <w:color w:val="000000"/>
                <w:sz w:val="20"/>
              </w:rPr>
              <w:t>0</w:t>
            </w:r>
            <w:r w:rsidR="004116C1">
              <w:rPr>
                <w:rFonts w:ascii="Arial" w:hAnsi="Arial" w:cs="Arial"/>
                <w:color w:val="000000"/>
                <w:sz w:val="20"/>
              </w:rPr>
              <w:t>6</w:t>
            </w:r>
            <w:r w:rsidR="00401609">
              <w:rPr>
                <w:rFonts w:ascii="Arial" w:hAnsi="Arial" w:cs="Arial"/>
                <w:color w:val="000000"/>
                <w:sz w:val="20"/>
              </w:rPr>
              <w:t>/</w:t>
            </w:r>
            <w:r w:rsidR="004116C1">
              <w:rPr>
                <w:rFonts w:ascii="Arial" w:hAnsi="Arial" w:cs="Arial"/>
                <w:color w:val="000000"/>
                <w:sz w:val="20"/>
              </w:rPr>
              <w:t>03</w:t>
            </w:r>
            <w:r w:rsidR="00401609">
              <w:rPr>
                <w:rFonts w:ascii="Arial" w:hAnsi="Arial" w:cs="Arial"/>
                <w:color w:val="000000"/>
                <w:sz w:val="20"/>
              </w:rPr>
              <w:t>/2010</w:t>
            </w:r>
          </w:p>
        </w:tc>
        <w:tc>
          <w:tcPr>
            <w:tcW w:w="1350" w:type="dxa"/>
            <w:tcBorders>
              <w:top w:val="single" w:sz="6" w:space="0" w:color="000000"/>
              <w:left w:val="single" w:sz="6" w:space="0" w:color="000000"/>
              <w:bottom w:val="single" w:sz="6" w:space="0" w:color="000000"/>
              <w:right w:val="single" w:sz="6" w:space="0" w:color="000000"/>
            </w:tcBorders>
          </w:tcPr>
          <w:p w:rsidR="00401609" w:rsidRPr="00297D88" w:rsidRDefault="00401609" w:rsidP="004F54BA">
            <w:pPr>
              <w:pStyle w:val="tabletext"/>
              <w:spacing w:before="60" w:after="60"/>
              <w:rPr>
                <w:rFonts w:ascii="Arial" w:hAnsi="Arial" w:cs="Arial"/>
                <w:color w:val="000000"/>
                <w:sz w:val="20"/>
              </w:rPr>
            </w:pPr>
            <w:r>
              <w:rPr>
                <w:rFonts w:ascii="Arial" w:hAnsi="Arial" w:cs="Arial"/>
                <w:color w:val="000000"/>
                <w:sz w:val="20"/>
              </w:rPr>
              <w:t>M. Ahmed</w:t>
            </w:r>
          </w:p>
        </w:tc>
        <w:tc>
          <w:tcPr>
            <w:tcW w:w="5407" w:type="dxa"/>
            <w:tcBorders>
              <w:top w:val="single" w:sz="6" w:space="0" w:color="000000"/>
              <w:left w:val="single" w:sz="6" w:space="0" w:color="000000"/>
              <w:bottom w:val="single" w:sz="6" w:space="0" w:color="000000"/>
              <w:right w:val="single" w:sz="6" w:space="0" w:color="000000"/>
            </w:tcBorders>
          </w:tcPr>
          <w:p w:rsidR="00401609" w:rsidRPr="00297D88" w:rsidRDefault="00401609" w:rsidP="004F54BA">
            <w:pPr>
              <w:pStyle w:val="tabletext"/>
              <w:spacing w:before="60" w:after="60"/>
              <w:rPr>
                <w:rFonts w:ascii="Arial" w:hAnsi="Arial" w:cs="Arial"/>
                <w:color w:val="000000"/>
                <w:sz w:val="20"/>
              </w:rPr>
            </w:pPr>
            <w:r>
              <w:rPr>
                <w:rFonts w:ascii="Arial" w:hAnsi="Arial" w:cs="Arial"/>
                <w:color w:val="000000"/>
                <w:sz w:val="20"/>
              </w:rPr>
              <w:t>Initial draft</w:t>
            </w:r>
          </w:p>
        </w:tc>
      </w:tr>
    </w:tbl>
    <w:p w:rsidR="00401609" w:rsidRDefault="00401609" w:rsidP="004F54BA">
      <w:pPr>
        <w:pStyle w:val="BodyText"/>
      </w:pPr>
    </w:p>
    <w:p w:rsidR="006A2BE9" w:rsidRDefault="006A2BE9" w:rsidP="004F54BA">
      <w:pPr>
        <w:spacing w:before="100" w:beforeAutospacing="1" w:after="100" w:afterAutospacing="1" w:line="240" w:lineRule="auto"/>
        <w:rPr>
          <w:rFonts w:cs="Arial"/>
          <w:i/>
          <w:iCs/>
          <w:color w:val="FF6600"/>
        </w:rPr>
      </w:pPr>
    </w:p>
    <w:p w:rsidR="003C1437" w:rsidRDefault="003C1437" w:rsidP="004F54BA">
      <w:pPr>
        <w:spacing w:before="100" w:beforeAutospacing="1" w:after="100" w:afterAutospacing="1" w:line="240" w:lineRule="auto"/>
        <w:rPr>
          <w:rFonts w:cs="Arial"/>
          <w:i/>
          <w:iCs/>
          <w:color w:val="FF6600"/>
        </w:rPr>
      </w:pPr>
    </w:p>
    <w:p w:rsidR="003C1437" w:rsidRDefault="003C1437" w:rsidP="004F54BA">
      <w:pPr>
        <w:spacing w:before="100" w:beforeAutospacing="1" w:after="100" w:afterAutospacing="1" w:line="240" w:lineRule="auto"/>
        <w:rPr>
          <w:rFonts w:cs="Arial"/>
          <w:i/>
          <w:iCs/>
          <w:color w:val="FF6600"/>
        </w:rPr>
      </w:pPr>
    </w:p>
    <w:p w:rsidR="003C1437" w:rsidRDefault="003C1437" w:rsidP="004F54BA">
      <w:pPr>
        <w:spacing w:before="100" w:beforeAutospacing="1" w:after="100" w:afterAutospacing="1" w:line="240" w:lineRule="auto"/>
        <w:rPr>
          <w:rFonts w:cs="Arial"/>
          <w:i/>
          <w:iCs/>
          <w:color w:val="FF6600"/>
        </w:rPr>
      </w:pPr>
    </w:p>
    <w:p w:rsidR="003C1437" w:rsidRDefault="003C1437" w:rsidP="004F54BA">
      <w:pPr>
        <w:spacing w:before="100" w:beforeAutospacing="1" w:after="100" w:afterAutospacing="1" w:line="240" w:lineRule="auto"/>
        <w:rPr>
          <w:rFonts w:cs="Arial"/>
          <w:i/>
          <w:iCs/>
          <w:color w:val="FF6600"/>
        </w:rPr>
      </w:pPr>
    </w:p>
    <w:p w:rsidR="003C1437" w:rsidRDefault="003C1437" w:rsidP="004F54BA">
      <w:pPr>
        <w:spacing w:before="100" w:beforeAutospacing="1" w:after="100" w:afterAutospacing="1" w:line="240" w:lineRule="auto"/>
        <w:rPr>
          <w:rFonts w:cs="Arial"/>
          <w:i/>
          <w:iCs/>
          <w:color w:val="FF6600"/>
        </w:rPr>
      </w:pPr>
    </w:p>
    <w:p w:rsidR="003C1437" w:rsidRDefault="003C1437" w:rsidP="004F54BA">
      <w:pPr>
        <w:spacing w:before="100" w:beforeAutospacing="1" w:after="100" w:afterAutospacing="1" w:line="240" w:lineRule="auto"/>
        <w:rPr>
          <w:rFonts w:cs="Arial"/>
          <w:i/>
          <w:iCs/>
          <w:color w:val="FF6600"/>
        </w:rPr>
      </w:pPr>
    </w:p>
    <w:p w:rsidR="00133841" w:rsidRDefault="003C1437" w:rsidP="004F54BA">
      <w:pPr>
        <w:spacing w:before="100" w:beforeAutospacing="1" w:after="100" w:afterAutospacing="1" w:line="240" w:lineRule="auto"/>
        <w:rPr>
          <w:rFonts w:cs="Arial"/>
          <w:i/>
          <w:iCs/>
          <w:color w:val="FF6600"/>
        </w:rPr>
      </w:pPr>
      <w:r>
        <w:rPr>
          <w:rFonts w:cs="Arial"/>
          <w:i/>
          <w:iCs/>
          <w:color w:val="FF6600"/>
        </w:rPr>
        <w:br w:type="page"/>
      </w:r>
    </w:p>
    <w:p w:rsidR="00133841" w:rsidRDefault="00133841" w:rsidP="004F54BA">
      <w:pPr>
        <w:pStyle w:val="TOCHeading"/>
      </w:pPr>
      <w:r>
        <w:t>Contents</w:t>
      </w:r>
    </w:p>
    <w:p w:rsidR="00C0328A" w:rsidRDefault="00276741">
      <w:pPr>
        <w:pStyle w:val="TOC1"/>
        <w:tabs>
          <w:tab w:val="right" w:leader="dot" w:pos="9350"/>
        </w:tabs>
        <w:rPr>
          <w:rFonts w:asciiTheme="minorHAnsi" w:eastAsiaTheme="minorEastAsia" w:hAnsiTheme="minorHAnsi" w:cstheme="minorBidi"/>
          <w:noProof/>
        </w:rPr>
      </w:pPr>
      <w:r>
        <w:fldChar w:fldCharType="begin"/>
      </w:r>
      <w:r w:rsidR="00133841">
        <w:instrText xml:space="preserve"> TOC \o "1-3" \h \z \u </w:instrText>
      </w:r>
      <w:r>
        <w:fldChar w:fldCharType="separate"/>
      </w:r>
      <w:hyperlink w:anchor="_Toc263764205" w:history="1">
        <w:r w:rsidR="00C0328A" w:rsidRPr="00877B28">
          <w:rPr>
            <w:rStyle w:val="Hyperlink"/>
            <w:noProof/>
          </w:rPr>
          <w:t>Introduction</w:t>
        </w:r>
        <w:r w:rsidR="00C0328A">
          <w:rPr>
            <w:noProof/>
            <w:webHidden/>
          </w:rPr>
          <w:tab/>
        </w:r>
        <w:r>
          <w:rPr>
            <w:noProof/>
            <w:webHidden/>
          </w:rPr>
          <w:fldChar w:fldCharType="begin"/>
        </w:r>
        <w:r w:rsidR="00C0328A">
          <w:rPr>
            <w:noProof/>
            <w:webHidden/>
          </w:rPr>
          <w:instrText xml:space="preserve"> PAGEREF _Toc263764205 \h </w:instrText>
        </w:r>
        <w:r>
          <w:rPr>
            <w:noProof/>
            <w:webHidden/>
          </w:rPr>
        </w:r>
        <w:r>
          <w:rPr>
            <w:noProof/>
            <w:webHidden/>
          </w:rPr>
          <w:fldChar w:fldCharType="separate"/>
        </w:r>
        <w:r w:rsidR="00A92736">
          <w:rPr>
            <w:noProof/>
            <w:webHidden/>
          </w:rPr>
          <w:t>5</w:t>
        </w:r>
        <w:r>
          <w:rPr>
            <w:noProof/>
            <w:webHidden/>
          </w:rPr>
          <w:fldChar w:fldCharType="end"/>
        </w:r>
      </w:hyperlink>
    </w:p>
    <w:p w:rsidR="00C0328A" w:rsidRDefault="00276741">
      <w:pPr>
        <w:pStyle w:val="TOC2"/>
        <w:tabs>
          <w:tab w:val="right" w:leader="dot" w:pos="9350"/>
        </w:tabs>
        <w:rPr>
          <w:rFonts w:asciiTheme="minorHAnsi" w:eastAsiaTheme="minorEastAsia" w:hAnsiTheme="minorHAnsi" w:cstheme="minorBidi"/>
          <w:noProof/>
        </w:rPr>
      </w:pPr>
      <w:hyperlink w:anchor="_Toc263764206" w:history="1">
        <w:r w:rsidR="00C0328A" w:rsidRPr="00877B28">
          <w:rPr>
            <w:rStyle w:val="Hyperlink"/>
            <w:noProof/>
          </w:rPr>
          <w:t>Document Purpose</w:t>
        </w:r>
        <w:r w:rsidR="00C0328A">
          <w:rPr>
            <w:noProof/>
            <w:webHidden/>
          </w:rPr>
          <w:tab/>
        </w:r>
        <w:r>
          <w:rPr>
            <w:noProof/>
            <w:webHidden/>
          </w:rPr>
          <w:fldChar w:fldCharType="begin"/>
        </w:r>
        <w:r w:rsidR="00C0328A">
          <w:rPr>
            <w:noProof/>
            <w:webHidden/>
          </w:rPr>
          <w:instrText xml:space="preserve"> PAGEREF _Toc263764206 \h </w:instrText>
        </w:r>
        <w:r>
          <w:rPr>
            <w:noProof/>
            <w:webHidden/>
          </w:rPr>
        </w:r>
        <w:r>
          <w:rPr>
            <w:noProof/>
            <w:webHidden/>
          </w:rPr>
          <w:fldChar w:fldCharType="separate"/>
        </w:r>
        <w:r w:rsidR="00A92736">
          <w:rPr>
            <w:noProof/>
            <w:webHidden/>
          </w:rPr>
          <w:t>5</w:t>
        </w:r>
        <w:r>
          <w:rPr>
            <w:noProof/>
            <w:webHidden/>
          </w:rPr>
          <w:fldChar w:fldCharType="end"/>
        </w:r>
      </w:hyperlink>
    </w:p>
    <w:p w:rsidR="00C0328A" w:rsidRDefault="00276741">
      <w:pPr>
        <w:pStyle w:val="TOC2"/>
        <w:tabs>
          <w:tab w:val="right" w:leader="dot" w:pos="9350"/>
        </w:tabs>
        <w:rPr>
          <w:rFonts w:asciiTheme="minorHAnsi" w:eastAsiaTheme="minorEastAsia" w:hAnsiTheme="minorHAnsi" w:cstheme="minorBidi"/>
          <w:noProof/>
        </w:rPr>
      </w:pPr>
      <w:hyperlink w:anchor="_Toc263764207" w:history="1">
        <w:r w:rsidR="00C0328A" w:rsidRPr="00877B28">
          <w:rPr>
            <w:rStyle w:val="Hyperlink"/>
            <w:noProof/>
          </w:rPr>
          <w:t>Definitions, Acronyms, and Abbreviation</w:t>
        </w:r>
        <w:r w:rsidR="00C0328A">
          <w:rPr>
            <w:noProof/>
            <w:webHidden/>
          </w:rPr>
          <w:tab/>
        </w:r>
        <w:r>
          <w:rPr>
            <w:noProof/>
            <w:webHidden/>
          </w:rPr>
          <w:fldChar w:fldCharType="begin"/>
        </w:r>
        <w:r w:rsidR="00C0328A">
          <w:rPr>
            <w:noProof/>
            <w:webHidden/>
          </w:rPr>
          <w:instrText xml:space="preserve"> PAGEREF _Toc263764207 \h </w:instrText>
        </w:r>
        <w:r>
          <w:rPr>
            <w:noProof/>
            <w:webHidden/>
          </w:rPr>
        </w:r>
        <w:r>
          <w:rPr>
            <w:noProof/>
            <w:webHidden/>
          </w:rPr>
          <w:fldChar w:fldCharType="separate"/>
        </w:r>
        <w:r w:rsidR="00A92736">
          <w:rPr>
            <w:noProof/>
            <w:webHidden/>
          </w:rPr>
          <w:t>5</w:t>
        </w:r>
        <w:r>
          <w:rPr>
            <w:noProof/>
            <w:webHidden/>
          </w:rPr>
          <w:fldChar w:fldCharType="end"/>
        </w:r>
      </w:hyperlink>
    </w:p>
    <w:p w:rsidR="00C0328A" w:rsidRDefault="00276741">
      <w:pPr>
        <w:pStyle w:val="TOC2"/>
        <w:tabs>
          <w:tab w:val="right" w:leader="dot" w:pos="9350"/>
        </w:tabs>
        <w:rPr>
          <w:rFonts w:asciiTheme="minorHAnsi" w:eastAsiaTheme="minorEastAsia" w:hAnsiTheme="minorHAnsi" w:cstheme="minorBidi"/>
          <w:noProof/>
        </w:rPr>
      </w:pPr>
      <w:hyperlink w:anchor="_Toc263764208" w:history="1">
        <w:r w:rsidR="00C0328A" w:rsidRPr="00877B28">
          <w:rPr>
            <w:rStyle w:val="Hyperlink"/>
            <w:noProof/>
          </w:rPr>
          <w:t>Applicable Documents</w:t>
        </w:r>
        <w:r w:rsidR="00C0328A">
          <w:rPr>
            <w:noProof/>
            <w:webHidden/>
          </w:rPr>
          <w:tab/>
        </w:r>
        <w:r>
          <w:rPr>
            <w:noProof/>
            <w:webHidden/>
          </w:rPr>
          <w:fldChar w:fldCharType="begin"/>
        </w:r>
        <w:r w:rsidR="00C0328A">
          <w:rPr>
            <w:noProof/>
            <w:webHidden/>
          </w:rPr>
          <w:instrText xml:space="preserve"> PAGEREF _Toc263764208 \h </w:instrText>
        </w:r>
        <w:r>
          <w:rPr>
            <w:noProof/>
            <w:webHidden/>
          </w:rPr>
        </w:r>
        <w:r>
          <w:rPr>
            <w:noProof/>
            <w:webHidden/>
          </w:rPr>
          <w:fldChar w:fldCharType="separate"/>
        </w:r>
        <w:r w:rsidR="00A92736">
          <w:rPr>
            <w:noProof/>
            <w:webHidden/>
          </w:rPr>
          <w:t>5</w:t>
        </w:r>
        <w:r>
          <w:rPr>
            <w:noProof/>
            <w:webHidden/>
          </w:rPr>
          <w:fldChar w:fldCharType="end"/>
        </w:r>
      </w:hyperlink>
    </w:p>
    <w:p w:rsidR="00C0328A" w:rsidRDefault="00276741">
      <w:pPr>
        <w:pStyle w:val="TOC1"/>
        <w:tabs>
          <w:tab w:val="right" w:leader="dot" w:pos="9350"/>
        </w:tabs>
        <w:rPr>
          <w:rFonts w:asciiTheme="minorHAnsi" w:eastAsiaTheme="minorEastAsia" w:hAnsiTheme="minorHAnsi" w:cstheme="minorBidi"/>
          <w:noProof/>
        </w:rPr>
      </w:pPr>
      <w:hyperlink w:anchor="_Toc263764209" w:history="1">
        <w:r w:rsidR="00C0328A" w:rsidRPr="00877B28">
          <w:rPr>
            <w:rStyle w:val="Hyperlink"/>
            <w:noProof/>
          </w:rPr>
          <w:t>Requirements</w:t>
        </w:r>
        <w:r w:rsidR="00C0328A">
          <w:rPr>
            <w:noProof/>
            <w:webHidden/>
          </w:rPr>
          <w:tab/>
        </w:r>
        <w:r>
          <w:rPr>
            <w:noProof/>
            <w:webHidden/>
          </w:rPr>
          <w:fldChar w:fldCharType="begin"/>
        </w:r>
        <w:r w:rsidR="00C0328A">
          <w:rPr>
            <w:noProof/>
            <w:webHidden/>
          </w:rPr>
          <w:instrText xml:space="preserve"> PAGEREF _Toc263764209 \h </w:instrText>
        </w:r>
        <w:r>
          <w:rPr>
            <w:noProof/>
            <w:webHidden/>
          </w:rPr>
        </w:r>
        <w:r>
          <w:rPr>
            <w:noProof/>
            <w:webHidden/>
          </w:rPr>
          <w:fldChar w:fldCharType="separate"/>
        </w:r>
        <w:r w:rsidR="00A92736">
          <w:rPr>
            <w:noProof/>
            <w:webHidden/>
          </w:rPr>
          <w:t>6</w:t>
        </w:r>
        <w:r>
          <w:rPr>
            <w:noProof/>
            <w:webHidden/>
          </w:rPr>
          <w:fldChar w:fldCharType="end"/>
        </w:r>
      </w:hyperlink>
    </w:p>
    <w:p w:rsidR="00C0328A" w:rsidRDefault="00276741">
      <w:pPr>
        <w:pStyle w:val="TOC2"/>
        <w:tabs>
          <w:tab w:val="right" w:leader="dot" w:pos="9350"/>
        </w:tabs>
        <w:rPr>
          <w:rFonts w:asciiTheme="minorHAnsi" w:eastAsiaTheme="minorEastAsia" w:hAnsiTheme="minorHAnsi" w:cstheme="minorBidi"/>
          <w:noProof/>
        </w:rPr>
      </w:pPr>
      <w:hyperlink w:anchor="_Toc263764210" w:history="1">
        <w:r w:rsidR="00C0328A" w:rsidRPr="00877B28">
          <w:rPr>
            <w:rStyle w:val="Hyperlink"/>
            <w:noProof/>
          </w:rPr>
          <w:t>Hardware Requirements</w:t>
        </w:r>
        <w:r w:rsidR="00C0328A">
          <w:rPr>
            <w:noProof/>
            <w:webHidden/>
          </w:rPr>
          <w:tab/>
        </w:r>
        <w:r>
          <w:rPr>
            <w:noProof/>
            <w:webHidden/>
          </w:rPr>
          <w:fldChar w:fldCharType="begin"/>
        </w:r>
        <w:r w:rsidR="00C0328A">
          <w:rPr>
            <w:noProof/>
            <w:webHidden/>
          </w:rPr>
          <w:instrText xml:space="preserve"> PAGEREF _Toc263764210 \h </w:instrText>
        </w:r>
        <w:r>
          <w:rPr>
            <w:noProof/>
            <w:webHidden/>
          </w:rPr>
        </w:r>
        <w:r>
          <w:rPr>
            <w:noProof/>
            <w:webHidden/>
          </w:rPr>
          <w:fldChar w:fldCharType="separate"/>
        </w:r>
        <w:r w:rsidR="00A92736">
          <w:rPr>
            <w:noProof/>
            <w:webHidden/>
          </w:rPr>
          <w:t>6</w:t>
        </w:r>
        <w:r>
          <w:rPr>
            <w:noProof/>
            <w:webHidden/>
          </w:rPr>
          <w:fldChar w:fldCharType="end"/>
        </w:r>
      </w:hyperlink>
    </w:p>
    <w:p w:rsidR="00C0328A" w:rsidRDefault="00276741">
      <w:pPr>
        <w:pStyle w:val="TOC2"/>
        <w:tabs>
          <w:tab w:val="right" w:leader="dot" w:pos="9350"/>
        </w:tabs>
        <w:rPr>
          <w:rFonts w:asciiTheme="minorHAnsi" w:eastAsiaTheme="minorEastAsia" w:hAnsiTheme="minorHAnsi" w:cstheme="minorBidi"/>
          <w:noProof/>
        </w:rPr>
      </w:pPr>
      <w:hyperlink w:anchor="_Toc263764211" w:history="1">
        <w:r w:rsidR="00C0328A" w:rsidRPr="00877B28">
          <w:rPr>
            <w:rStyle w:val="Hyperlink"/>
            <w:rFonts w:ascii="Times New Roman" w:hAnsi="Times New Roman"/>
            <w:noProof/>
          </w:rPr>
          <w:t>Hardware layout</w:t>
        </w:r>
        <w:r w:rsidR="00C0328A">
          <w:rPr>
            <w:noProof/>
            <w:webHidden/>
          </w:rPr>
          <w:tab/>
        </w:r>
        <w:r>
          <w:rPr>
            <w:noProof/>
            <w:webHidden/>
          </w:rPr>
          <w:fldChar w:fldCharType="begin"/>
        </w:r>
        <w:r w:rsidR="00C0328A">
          <w:rPr>
            <w:noProof/>
            <w:webHidden/>
          </w:rPr>
          <w:instrText xml:space="preserve"> PAGEREF _Toc263764211 \h </w:instrText>
        </w:r>
        <w:r>
          <w:rPr>
            <w:noProof/>
            <w:webHidden/>
          </w:rPr>
        </w:r>
        <w:r>
          <w:rPr>
            <w:noProof/>
            <w:webHidden/>
          </w:rPr>
          <w:fldChar w:fldCharType="separate"/>
        </w:r>
        <w:r w:rsidR="00A92736">
          <w:rPr>
            <w:noProof/>
            <w:webHidden/>
          </w:rPr>
          <w:t>6</w:t>
        </w:r>
        <w:r>
          <w:rPr>
            <w:noProof/>
            <w:webHidden/>
          </w:rPr>
          <w:fldChar w:fldCharType="end"/>
        </w:r>
      </w:hyperlink>
    </w:p>
    <w:p w:rsidR="00C0328A" w:rsidRDefault="00276741">
      <w:pPr>
        <w:pStyle w:val="TOC2"/>
        <w:tabs>
          <w:tab w:val="right" w:leader="dot" w:pos="9350"/>
        </w:tabs>
        <w:rPr>
          <w:rFonts w:asciiTheme="minorHAnsi" w:eastAsiaTheme="minorEastAsia" w:hAnsiTheme="minorHAnsi" w:cstheme="minorBidi"/>
          <w:noProof/>
        </w:rPr>
      </w:pPr>
      <w:hyperlink w:anchor="_Toc263764212" w:history="1">
        <w:r w:rsidR="00C0328A" w:rsidRPr="00877B28">
          <w:rPr>
            <w:rStyle w:val="Hyperlink"/>
            <w:noProof/>
          </w:rPr>
          <w:t>Software Requirements</w:t>
        </w:r>
        <w:r w:rsidR="00C0328A">
          <w:rPr>
            <w:noProof/>
            <w:webHidden/>
          </w:rPr>
          <w:tab/>
        </w:r>
        <w:r>
          <w:rPr>
            <w:noProof/>
            <w:webHidden/>
          </w:rPr>
          <w:fldChar w:fldCharType="begin"/>
        </w:r>
        <w:r w:rsidR="00C0328A">
          <w:rPr>
            <w:noProof/>
            <w:webHidden/>
          </w:rPr>
          <w:instrText xml:space="preserve"> PAGEREF _Toc263764212 \h </w:instrText>
        </w:r>
        <w:r>
          <w:rPr>
            <w:noProof/>
            <w:webHidden/>
          </w:rPr>
        </w:r>
        <w:r>
          <w:rPr>
            <w:noProof/>
            <w:webHidden/>
          </w:rPr>
          <w:fldChar w:fldCharType="separate"/>
        </w:r>
        <w:r w:rsidR="00A92736">
          <w:rPr>
            <w:noProof/>
            <w:webHidden/>
          </w:rPr>
          <w:t>8</w:t>
        </w:r>
        <w:r>
          <w:rPr>
            <w:noProof/>
            <w:webHidden/>
          </w:rPr>
          <w:fldChar w:fldCharType="end"/>
        </w:r>
      </w:hyperlink>
    </w:p>
    <w:p w:rsidR="00C0328A" w:rsidRDefault="00276741">
      <w:pPr>
        <w:pStyle w:val="TOC3"/>
        <w:tabs>
          <w:tab w:val="right" w:leader="dot" w:pos="9350"/>
        </w:tabs>
        <w:rPr>
          <w:rFonts w:asciiTheme="minorHAnsi" w:eastAsiaTheme="minorEastAsia" w:hAnsiTheme="minorHAnsi" w:cstheme="minorBidi"/>
          <w:noProof/>
        </w:rPr>
      </w:pPr>
      <w:hyperlink w:anchor="_Toc263764213" w:history="1">
        <w:r w:rsidR="00C0328A" w:rsidRPr="00877B28">
          <w:rPr>
            <w:rStyle w:val="Hyperlink"/>
            <w:rFonts w:ascii="Times New Roman" w:hAnsi="Times New Roman"/>
            <w:noProof/>
          </w:rPr>
          <w:t>GUI</w:t>
        </w:r>
        <w:r w:rsidR="00C0328A">
          <w:rPr>
            <w:noProof/>
            <w:webHidden/>
          </w:rPr>
          <w:tab/>
        </w:r>
        <w:r>
          <w:rPr>
            <w:noProof/>
            <w:webHidden/>
          </w:rPr>
          <w:fldChar w:fldCharType="begin"/>
        </w:r>
        <w:r w:rsidR="00C0328A">
          <w:rPr>
            <w:noProof/>
            <w:webHidden/>
          </w:rPr>
          <w:instrText xml:space="preserve"> PAGEREF _Toc263764213 \h </w:instrText>
        </w:r>
        <w:r>
          <w:rPr>
            <w:noProof/>
            <w:webHidden/>
          </w:rPr>
        </w:r>
        <w:r>
          <w:rPr>
            <w:noProof/>
            <w:webHidden/>
          </w:rPr>
          <w:fldChar w:fldCharType="separate"/>
        </w:r>
        <w:r w:rsidR="00A92736">
          <w:rPr>
            <w:noProof/>
            <w:webHidden/>
          </w:rPr>
          <w:t>8</w:t>
        </w:r>
        <w:r>
          <w:rPr>
            <w:noProof/>
            <w:webHidden/>
          </w:rPr>
          <w:fldChar w:fldCharType="end"/>
        </w:r>
      </w:hyperlink>
    </w:p>
    <w:p w:rsidR="00C0328A" w:rsidRDefault="00276741">
      <w:pPr>
        <w:pStyle w:val="TOC2"/>
        <w:tabs>
          <w:tab w:val="right" w:leader="dot" w:pos="9350"/>
        </w:tabs>
        <w:rPr>
          <w:rFonts w:asciiTheme="minorHAnsi" w:eastAsiaTheme="minorEastAsia" w:hAnsiTheme="minorHAnsi" w:cstheme="minorBidi"/>
          <w:noProof/>
        </w:rPr>
      </w:pPr>
      <w:hyperlink w:anchor="_Toc263764214" w:history="1">
        <w:r w:rsidR="00C0328A" w:rsidRPr="00877B28">
          <w:rPr>
            <w:rStyle w:val="Hyperlink"/>
            <w:noProof/>
          </w:rPr>
          <w:t>Analysis of Available distros and Recommendations</w:t>
        </w:r>
        <w:r w:rsidR="00C0328A">
          <w:rPr>
            <w:noProof/>
            <w:webHidden/>
          </w:rPr>
          <w:tab/>
        </w:r>
        <w:r>
          <w:rPr>
            <w:noProof/>
            <w:webHidden/>
          </w:rPr>
          <w:fldChar w:fldCharType="begin"/>
        </w:r>
        <w:r w:rsidR="00C0328A">
          <w:rPr>
            <w:noProof/>
            <w:webHidden/>
          </w:rPr>
          <w:instrText xml:space="preserve"> PAGEREF _Toc263764214 \h </w:instrText>
        </w:r>
        <w:r>
          <w:rPr>
            <w:noProof/>
            <w:webHidden/>
          </w:rPr>
        </w:r>
        <w:r>
          <w:rPr>
            <w:noProof/>
            <w:webHidden/>
          </w:rPr>
          <w:fldChar w:fldCharType="separate"/>
        </w:r>
        <w:r w:rsidR="00A92736">
          <w:rPr>
            <w:noProof/>
            <w:webHidden/>
          </w:rPr>
          <w:t>9</w:t>
        </w:r>
        <w:r>
          <w:rPr>
            <w:noProof/>
            <w:webHidden/>
          </w:rPr>
          <w:fldChar w:fldCharType="end"/>
        </w:r>
      </w:hyperlink>
    </w:p>
    <w:p w:rsidR="00C0328A" w:rsidRDefault="00276741">
      <w:pPr>
        <w:pStyle w:val="TOC3"/>
        <w:tabs>
          <w:tab w:val="right" w:leader="dot" w:pos="9350"/>
        </w:tabs>
        <w:rPr>
          <w:rFonts w:asciiTheme="minorHAnsi" w:eastAsiaTheme="minorEastAsia" w:hAnsiTheme="minorHAnsi" w:cstheme="minorBidi"/>
          <w:noProof/>
        </w:rPr>
      </w:pPr>
      <w:hyperlink w:anchor="_Toc263764215" w:history="1">
        <w:r w:rsidR="00C0328A" w:rsidRPr="00877B28">
          <w:rPr>
            <w:rStyle w:val="Hyperlink"/>
            <w:rFonts w:ascii="Times New Roman" w:hAnsi="Times New Roman"/>
            <w:noProof/>
          </w:rPr>
          <w:t>Ubuntu 9.10</w:t>
        </w:r>
        <w:r w:rsidR="00C0328A">
          <w:rPr>
            <w:noProof/>
            <w:webHidden/>
          </w:rPr>
          <w:tab/>
        </w:r>
        <w:r>
          <w:rPr>
            <w:noProof/>
            <w:webHidden/>
          </w:rPr>
          <w:fldChar w:fldCharType="begin"/>
        </w:r>
        <w:r w:rsidR="00C0328A">
          <w:rPr>
            <w:noProof/>
            <w:webHidden/>
          </w:rPr>
          <w:instrText xml:space="preserve"> PAGEREF _Toc263764215 \h </w:instrText>
        </w:r>
        <w:r>
          <w:rPr>
            <w:noProof/>
            <w:webHidden/>
          </w:rPr>
        </w:r>
        <w:r>
          <w:rPr>
            <w:noProof/>
            <w:webHidden/>
          </w:rPr>
          <w:fldChar w:fldCharType="separate"/>
        </w:r>
        <w:r w:rsidR="00A92736">
          <w:rPr>
            <w:noProof/>
            <w:webHidden/>
          </w:rPr>
          <w:t>10</w:t>
        </w:r>
        <w:r>
          <w:rPr>
            <w:noProof/>
            <w:webHidden/>
          </w:rPr>
          <w:fldChar w:fldCharType="end"/>
        </w:r>
      </w:hyperlink>
    </w:p>
    <w:p w:rsidR="00C0328A" w:rsidRDefault="00276741">
      <w:pPr>
        <w:pStyle w:val="TOC3"/>
        <w:tabs>
          <w:tab w:val="right" w:leader="dot" w:pos="9350"/>
        </w:tabs>
        <w:rPr>
          <w:rFonts w:asciiTheme="minorHAnsi" w:eastAsiaTheme="minorEastAsia" w:hAnsiTheme="minorHAnsi" w:cstheme="minorBidi"/>
          <w:noProof/>
        </w:rPr>
      </w:pPr>
      <w:hyperlink w:anchor="_Toc263764216" w:history="1">
        <w:r w:rsidR="00C0328A" w:rsidRPr="00877B28">
          <w:rPr>
            <w:rStyle w:val="Hyperlink"/>
            <w:rFonts w:ascii="Times New Roman" w:hAnsi="Times New Roman"/>
            <w:noProof/>
          </w:rPr>
          <w:t>Ubuntu 10.04 LTS</w:t>
        </w:r>
        <w:r w:rsidR="00C0328A">
          <w:rPr>
            <w:noProof/>
            <w:webHidden/>
          </w:rPr>
          <w:tab/>
        </w:r>
        <w:r>
          <w:rPr>
            <w:noProof/>
            <w:webHidden/>
          </w:rPr>
          <w:fldChar w:fldCharType="begin"/>
        </w:r>
        <w:r w:rsidR="00C0328A">
          <w:rPr>
            <w:noProof/>
            <w:webHidden/>
          </w:rPr>
          <w:instrText xml:space="preserve"> PAGEREF _Toc263764216 \h </w:instrText>
        </w:r>
        <w:r>
          <w:rPr>
            <w:noProof/>
            <w:webHidden/>
          </w:rPr>
        </w:r>
        <w:r>
          <w:rPr>
            <w:noProof/>
            <w:webHidden/>
          </w:rPr>
          <w:fldChar w:fldCharType="separate"/>
        </w:r>
        <w:r w:rsidR="00A92736">
          <w:rPr>
            <w:noProof/>
            <w:webHidden/>
          </w:rPr>
          <w:t>11</w:t>
        </w:r>
        <w:r>
          <w:rPr>
            <w:noProof/>
            <w:webHidden/>
          </w:rPr>
          <w:fldChar w:fldCharType="end"/>
        </w:r>
      </w:hyperlink>
    </w:p>
    <w:p w:rsidR="00C0328A" w:rsidRDefault="00276741">
      <w:pPr>
        <w:pStyle w:val="TOC3"/>
        <w:tabs>
          <w:tab w:val="right" w:leader="dot" w:pos="9350"/>
        </w:tabs>
        <w:rPr>
          <w:rFonts w:asciiTheme="minorHAnsi" w:eastAsiaTheme="minorEastAsia" w:hAnsiTheme="minorHAnsi" w:cstheme="minorBidi"/>
          <w:noProof/>
        </w:rPr>
      </w:pPr>
      <w:hyperlink w:anchor="_Toc263764217" w:history="1">
        <w:r w:rsidR="00C0328A" w:rsidRPr="00877B28">
          <w:rPr>
            <w:rStyle w:val="Hyperlink"/>
            <w:noProof/>
          </w:rPr>
          <w:t>redhat Enterprise Linux 5</w:t>
        </w:r>
        <w:r w:rsidR="00C0328A">
          <w:rPr>
            <w:noProof/>
            <w:webHidden/>
          </w:rPr>
          <w:tab/>
        </w:r>
        <w:r>
          <w:rPr>
            <w:noProof/>
            <w:webHidden/>
          </w:rPr>
          <w:fldChar w:fldCharType="begin"/>
        </w:r>
        <w:r w:rsidR="00C0328A">
          <w:rPr>
            <w:noProof/>
            <w:webHidden/>
          </w:rPr>
          <w:instrText xml:space="preserve"> PAGEREF _Toc263764217 \h </w:instrText>
        </w:r>
        <w:r>
          <w:rPr>
            <w:noProof/>
            <w:webHidden/>
          </w:rPr>
        </w:r>
        <w:r>
          <w:rPr>
            <w:noProof/>
            <w:webHidden/>
          </w:rPr>
          <w:fldChar w:fldCharType="separate"/>
        </w:r>
        <w:r w:rsidR="00A92736">
          <w:rPr>
            <w:noProof/>
            <w:webHidden/>
          </w:rPr>
          <w:t>12</w:t>
        </w:r>
        <w:r>
          <w:rPr>
            <w:noProof/>
            <w:webHidden/>
          </w:rPr>
          <w:fldChar w:fldCharType="end"/>
        </w:r>
      </w:hyperlink>
    </w:p>
    <w:p w:rsidR="00C0328A" w:rsidRDefault="00276741">
      <w:pPr>
        <w:pStyle w:val="TOC3"/>
        <w:tabs>
          <w:tab w:val="right" w:leader="dot" w:pos="9350"/>
        </w:tabs>
        <w:rPr>
          <w:rFonts w:asciiTheme="minorHAnsi" w:eastAsiaTheme="minorEastAsia" w:hAnsiTheme="minorHAnsi" w:cstheme="minorBidi"/>
          <w:noProof/>
        </w:rPr>
      </w:pPr>
      <w:hyperlink w:anchor="_Toc263764218" w:history="1">
        <w:r w:rsidR="00C0328A" w:rsidRPr="00877B28">
          <w:rPr>
            <w:rStyle w:val="Hyperlink"/>
            <w:rFonts w:ascii="Times New Roman" w:hAnsi="Times New Roman"/>
            <w:noProof/>
          </w:rPr>
          <w:t>Fedora13</w:t>
        </w:r>
        <w:r w:rsidR="00C0328A">
          <w:rPr>
            <w:noProof/>
            <w:webHidden/>
          </w:rPr>
          <w:tab/>
        </w:r>
        <w:r>
          <w:rPr>
            <w:noProof/>
            <w:webHidden/>
          </w:rPr>
          <w:fldChar w:fldCharType="begin"/>
        </w:r>
        <w:r w:rsidR="00C0328A">
          <w:rPr>
            <w:noProof/>
            <w:webHidden/>
          </w:rPr>
          <w:instrText xml:space="preserve"> PAGEREF _Toc263764218 \h </w:instrText>
        </w:r>
        <w:r>
          <w:rPr>
            <w:noProof/>
            <w:webHidden/>
          </w:rPr>
        </w:r>
        <w:r>
          <w:rPr>
            <w:noProof/>
            <w:webHidden/>
          </w:rPr>
          <w:fldChar w:fldCharType="separate"/>
        </w:r>
        <w:r w:rsidR="00A92736">
          <w:rPr>
            <w:noProof/>
            <w:webHidden/>
          </w:rPr>
          <w:t>14</w:t>
        </w:r>
        <w:r>
          <w:rPr>
            <w:noProof/>
            <w:webHidden/>
          </w:rPr>
          <w:fldChar w:fldCharType="end"/>
        </w:r>
      </w:hyperlink>
    </w:p>
    <w:p w:rsidR="00C0328A" w:rsidRDefault="00276741">
      <w:pPr>
        <w:pStyle w:val="TOC3"/>
        <w:tabs>
          <w:tab w:val="right" w:leader="dot" w:pos="9350"/>
        </w:tabs>
        <w:rPr>
          <w:rFonts w:asciiTheme="minorHAnsi" w:eastAsiaTheme="minorEastAsia" w:hAnsiTheme="minorHAnsi" w:cstheme="minorBidi"/>
          <w:noProof/>
        </w:rPr>
      </w:pPr>
      <w:hyperlink w:anchor="_Toc263764219" w:history="1">
        <w:r w:rsidR="00C0328A" w:rsidRPr="00877B28">
          <w:rPr>
            <w:rStyle w:val="Hyperlink"/>
            <w:rFonts w:ascii="Times New Roman" w:hAnsi="Times New Roman"/>
            <w:noProof/>
          </w:rPr>
          <w:t>Debian5.0</w:t>
        </w:r>
        <w:r w:rsidR="00C0328A">
          <w:rPr>
            <w:noProof/>
            <w:webHidden/>
          </w:rPr>
          <w:tab/>
        </w:r>
        <w:r>
          <w:rPr>
            <w:noProof/>
            <w:webHidden/>
          </w:rPr>
          <w:fldChar w:fldCharType="begin"/>
        </w:r>
        <w:r w:rsidR="00C0328A">
          <w:rPr>
            <w:noProof/>
            <w:webHidden/>
          </w:rPr>
          <w:instrText xml:space="preserve"> PAGEREF _Toc263764219 \h </w:instrText>
        </w:r>
        <w:r>
          <w:rPr>
            <w:noProof/>
            <w:webHidden/>
          </w:rPr>
        </w:r>
        <w:r>
          <w:rPr>
            <w:noProof/>
            <w:webHidden/>
          </w:rPr>
          <w:fldChar w:fldCharType="separate"/>
        </w:r>
        <w:r w:rsidR="00A92736">
          <w:rPr>
            <w:noProof/>
            <w:webHidden/>
          </w:rPr>
          <w:t>15</w:t>
        </w:r>
        <w:r>
          <w:rPr>
            <w:noProof/>
            <w:webHidden/>
          </w:rPr>
          <w:fldChar w:fldCharType="end"/>
        </w:r>
      </w:hyperlink>
    </w:p>
    <w:p w:rsidR="00C0328A" w:rsidRDefault="00276741">
      <w:pPr>
        <w:pStyle w:val="TOC3"/>
        <w:tabs>
          <w:tab w:val="right" w:leader="dot" w:pos="9350"/>
        </w:tabs>
        <w:rPr>
          <w:rFonts w:asciiTheme="minorHAnsi" w:eastAsiaTheme="minorEastAsia" w:hAnsiTheme="minorHAnsi" w:cstheme="minorBidi"/>
          <w:noProof/>
        </w:rPr>
      </w:pPr>
      <w:hyperlink w:anchor="_Toc263764220" w:history="1">
        <w:r w:rsidR="00C0328A" w:rsidRPr="00877B28">
          <w:rPr>
            <w:rStyle w:val="Hyperlink"/>
            <w:rFonts w:ascii="Times New Roman" w:hAnsi="Times New Roman"/>
            <w:noProof/>
          </w:rPr>
          <w:t>Puppy</w:t>
        </w:r>
        <w:r w:rsidR="00C0328A">
          <w:rPr>
            <w:noProof/>
            <w:webHidden/>
          </w:rPr>
          <w:tab/>
        </w:r>
        <w:r>
          <w:rPr>
            <w:noProof/>
            <w:webHidden/>
          </w:rPr>
          <w:fldChar w:fldCharType="begin"/>
        </w:r>
        <w:r w:rsidR="00C0328A">
          <w:rPr>
            <w:noProof/>
            <w:webHidden/>
          </w:rPr>
          <w:instrText xml:space="preserve"> PAGEREF _Toc263764220 \h </w:instrText>
        </w:r>
        <w:r>
          <w:rPr>
            <w:noProof/>
            <w:webHidden/>
          </w:rPr>
        </w:r>
        <w:r>
          <w:rPr>
            <w:noProof/>
            <w:webHidden/>
          </w:rPr>
          <w:fldChar w:fldCharType="separate"/>
        </w:r>
        <w:r w:rsidR="00A92736">
          <w:rPr>
            <w:noProof/>
            <w:webHidden/>
          </w:rPr>
          <w:t>16</w:t>
        </w:r>
        <w:r>
          <w:rPr>
            <w:noProof/>
            <w:webHidden/>
          </w:rPr>
          <w:fldChar w:fldCharType="end"/>
        </w:r>
      </w:hyperlink>
    </w:p>
    <w:p w:rsidR="00C0328A" w:rsidRDefault="00276741">
      <w:pPr>
        <w:pStyle w:val="TOC3"/>
        <w:tabs>
          <w:tab w:val="right" w:leader="dot" w:pos="9350"/>
        </w:tabs>
        <w:rPr>
          <w:rFonts w:asciiTheme="minorHAnsi" w:eastAsiaTheme="minorEastAsia" w:hAnsiTheme="minorHAnsi" w:cstheme="minorBidi"/>
          <w:noProof/>
        </w:rPr>
      </w:pPr>
      <w:hyperlink w:anchor="_Toc263764221" w:history="1">
        <w:r w:rsidR="00C0328A" w:rsidRPr="00877B28">
          <w:rPr>
            <w:rStyle w:val="Hyperlink"/>
            <w:rFonts w:ascii="Times New Roman" w:hAnsi="Times New Roman"/>
            <w:noProof/>
          </w:rPr>
          <w:t>Timesys LinuxLink 3.0</w:t>
        </w:r>
        <w:r w:rsidR="00C0328A">
          <w:rPr>
            <w:noProof/>
            <w:webHidden/>
          </w:rPr>
          <w:tab/>
        </w:r>
        <w:r>
          <w:rPr>
            <w:noProof/>
            <w:webHidden/>
          </w:rPr>
          <w:fldChar w:fldCharType="begin"/>
        </w:r>
        <w:r w:rsidR="00C0328A">
          <w:rPr>
            <w:noProof/>
            <w:webHidden/>
          </w:rPr>
          <w:instrText xml:space="preserve"> PAGEREF _Toc263764221 \h </w:instrText>
        </w:r>
        <w:r>
          <w:rPr>
            <w:noProof/>
            <w:webHidden/>
          </w:rPr>
        </w:r>
        <w:r>
          <w:rPr>
            <w:noProof/>
            <w:webHidden/>
          </w:rPr>
          <w:fldChar w:fldCharType="separate"/>
        </w:r>
        <w:r w:rsidR="00A92736">
          <w:rPr>
            <w:noProof/>
            <w:webHidden/>
          </w:rPr>
          <w:t>17</w:t>
        </w:r>
        <w:r>
          <w:rPr>
            <w:noProof/>
            <w:webHidden/>
          </w:rPr>
          <w:fldChar w:fldCharType="end"/>
        </w:r>
      </w:hyperlink>
    </w:p>
    <w:p w:rsidR="00133841" w:rsidRDefault="00276741" w:rsidP="004F54BA">
      <w:r>
        <w:fldChar w:fldCharType="end"/>
      </w:r>
    </w:p>
    <w:p w:rsidR="003C1437" w:rsidRDefault="003C1437" w:rsidP="004F54BA">
      <w:pPr>
        <w:spacing w:before="100" w:beforeAutospacing="1" w:after="100" w:afterAutospacing="1" w:line="240" w:lineRule="auto"/>
        <w:rPr>
          <w:rFonts w:cs="Arial"/>
          <w:i/>
          <w:iCs/>
          <w:color w:val="FF6600"/>
        </w:rPr>
        <w:sectPr w:rsidR="003C1437" w:rsidSect="004214CD">
          <w:footerReference w:type="default" r:id="rId9"/>
          <w:pgSz w:w="12240" w:h="15840"/>
          <w:pgMar w:top="1440" w:right="1440" w:bottom="1440" w:left="1440" w:header="720" w:footer="720" w:gutter="0"/>
          <w:cols w:space="720"/>
          <w:docGrid w:linePitch="360"/>
        </w:sectPr>
      </w:pPr>
    </w:p>
    <w:p w:rsidR="006A2BE9" w:rsidRDefault="006A2BE9" w:rsidP="004F54BA">
      <w:pPr>
        <w:pStyle w:val="Heading1"/>
      </w:pPr>
      <w:bookmarkStart w:id="5" w:name="_Toc263764205"/>
      <w:r>
        <w:lastRenderedPageBreak/>
        <w:t>Introduction</w:t>
      </w:r>
      <w:bookmarkEnd w:id="5"/>
    </w:p>
    <w:p w:rsidR="00A65A19" w:rsidRDefault="00143ACE" w:rsidP="004F54BA">
      <w:pPr>
        <w:pStyle w:val="Default"/>
        <w:rPr>
          <w:rFonts w:ascii="Times New Roman" w:hAnsi="Times New Roman" w:cs="Times New Roman"/>
          <w:sz w:val="20"/>
          <w:szCs w:val="20"/>
        </w:rPr>
      </w:pPr>
      <w:r>
        <w:rPr>
          <w:rFonts w:ascii="Times New Roman" w:hAnsi="Times New Roman" w:cs="Times New Roman"/>
          <w:bCs/>
          <w:sz w:val="20"/>
          <w:szCs w:val="20"/>
        </w:rPr>
        <w:t xml:space="preserve">A </w:t>
      </w:r>
      <w:r w:rsidR="00A65A19" w:rsidRPr="00EA3843">
        <w:rPr>
          <w:rFonts w:ascii="Times New Roman" w:hAnsi="Times New Roman" w:cs="Times New Roman"/>
          <w:bCs/>
          <w:sz w:val="20"/>
          <w:szCs w:val="20"/>
        </w:rPr>
        <w:t>Linux distribution</w:t>
      </w:r>
      <w:r w:rsidR="00A65A19" w:rsidRPr="00EA3843">
        <w:rPr>
          <w:rFonts w:ascii="Times New Roman" w:hAnsi="Times New Roman" w:cs="Times New Roman"/>
          <w:sz w:val="20"/>
          <w:szCs w:val="20"/>
        </w:rPr>
        <w:t xml:space="preserve"> </w:t>
      </w:r>
      <w:r w:rsidR="00A65A19" w:rsidRPr="00EA3843">
        <w:rPr>
          <w:rFonts w:ascii="Times New Roman" w:hAnsi="Times New Roman" w:cs="Times New Roman"/>
          <w:i/>
          <w:sz w:val="20"/>
          <w:szCs w:val="20"/>
        </w:rPr>
        <w:t>(</w:t>
      </w:r>
      <w:r w:rsidR="00B50C44">
        <w:rPr>
          <w:rFonts w:ascii="Times New Roman" w:hAnsi="Times New Roman" w:cs="Times New Roman"/>
          <w:i/>
          <w:sz w:val="20"/>
          <w:szCs w:val="20"/>
        </w:rPr>
        <w:t>d</w:t>
      </w:r>
      <w:r w:rsidR="00A65A19" w:rsidRPr="004116C1">
        <w:rPr>
          <w:rFonts w:ascii="Times New Roman" w:hAnsi="Times New Roman" w:cs="Times New Roman"/>
          <w:sz w:val="20"/>
          <w:szCs w:val="20"/>
        </w:rPr>
        <w:t>istro</w:t>
      </w:r>
      <w:r w:rsidR="00A65A19" w:rsidRPr="00EA3843">
        <w:rPr>
          <w:rFonts w:ascii="Times New Roman" w:hAnsi="Times New Roman" w:cs="Times New Roman"/>
          <w:i/>
          <w:sz w:val="20"/>
          <w:szCs w:val="20"/>
        </w:rPr>
        <w:t>)</w:t>
      </w:r>
      <w:r w:rsidR="00A65A19" w:rsidRPr="00EA3843">
        <w:rPr>
          <w:rFonts w:ascii="Times New Roman" w:hAnsi="Times New Roman" w:cs="Times New Roman"/>
          <w:sz w:val="20"/>
          <w:szCs w:val="20"/>
        </w:rPr>
        <w:t xml:space="preserve"> is a software package built on top of freely available Linux kernel with a particular assortment of software applications</w:t>
      </w:r>
      <w:r w:rsidR="004B695E" w:rsidRPr="00EA3843">
        <w:rPr>
          <w:rFonts w:ascii="Times New Roman" w:hAnsi="Times New Roman" w:cs="Times New Roman"/>
          <w:sz w:val="20"/>
          <w:szCs w:val="20"/>
        </w:rPr>
        <w:t xml:space="preserve">.  Each distro is meant to </w:t>
      </w:r>
      <w:r w:rsidR="00A65A19" w:rsidRPr="00EA3843">
        <w:rPr>
          <w:rFonts w:ascii="Times New Roman" w:hAnsi="Times New Roman" w:cs="Times New Roman"/>
          <w:sz w:val="20"/>
          <w:szCs w:val="20"/>
        </w:rPr>
        <w:t>provide a</w:t>
      </w:r>
      <w:r>
        <w:rPr>
          <w:rFonts w:ascii="Times New Roman" w:hAnsi="Times New Roman" w:cs="Times New Roman"/>
          <w:sz w:val="20"/>
          <w:szCs w:val="20"/>
        </w:rPr>
        <w:t>n</w:t>
      </w:r>
      <w:r w:rsidR="00A65A19" w:rsidRPr="00EA3843">
        <w:rPr>
          <w:rFonts w:ascii="Times New Roman" w:hAnsi="Times New Roman" w:cs="Times New Roman"/>
          <w:sz w:val="20"/>
          <w:szCs w:val="20"/>
        </w:rPr>
        <w:t xml:space="preserve"> “out-of-box” solution </w:t>
      </w:r>
      <w:r>
        <w:rPr>
          <w:rFonts w:ascii="Times New Roman" w:hAnsi="Times New Roman" w:cs="Times New Roman"/>
          <w:sz w:val="20"/>
          <w:szCs w:val="20"/>
        </w:rPr>
        <w:t>for</w:t>
      </w:r>
      <w:r w:rsidR="00A65A19" w:rsidRPr="00EA3843">
        <w:rPr>
          <w:rFonts w:ascii="Times New Roman" w:hAnsi="Times New Roman" w:cs="Times New Roman"/>
          <w:sz w:val="20"/>
          <w:szCs w:val="20"/>
        </w:rPr>
        <w:t xml:space="preserve"> end-user</w:t>
      </w:r>
      <w:r>
        <w:rPr>
          <w:rFonts w:ascii="Times New Roman" w:hAnsi="Times New Roman" w:cs="Times New Roman"/>
          <w:sz w:val="20"/>
          <w:szCs w:val="20"/>
        </w:rPr>
        <w:t>s</w:t>
      </w:r>
      <w:r w:rsidR="00A65A19" w:rsidRPr="00EA3843">
        <w:rPr>
          <w:rFonts w:ascii="Times New Roman" w:hAnsi="Times New Roman" w:cs="Times New Roman"/>
          <w:sz w:val="20"/>
          <w:szCs w:val="20"/>
        </w:rPr>
        <w:t xml:space="preserve">.  </w:t>
      </w:r>
      <w:r>
        <w:rPr>
          <w:rFonts w:ascii="Times New Roman" w:hAnsi="Times New Roman" w:cs="Times New Roman"/>
          <w:sz w:val="20"/>
          <w:szCs w:val="20"/>
        </w:rPr>
        <w:t xml:space="preserve">Typically </w:t>
      </w:r>
      <w:r w:rsidR="00A65A19" w:rsidRPr="00EA3843">
        <w:rPr>
          <w:rFonts w:ascii="Times New Roman" w:hAnsi="Times New Roman" w:cs="Times New Roman"/>
          <w:sz w:val="20"/>
          <w:szCs w:val="20"/>
        </w:rPr>
        <w:t xml:space="preserve">the graphic support for </w:t>
      </w:r>
      <w:r>
        <w:rPr>
          <w:rFonts w:ascii="Times New Roman" w:hAnsi="Times New Roman" w:cs="Times New Roman"/>
          <w:sz w:val="20"/>
          <w:szCs w:val="20"/>
        </w:rPr>
        <w:t>a</w:t>
      </w:r>
      <w:r w:rsidRPr="00EA3843">
        <w:rPr>
          <w:rFonts w:ascii="Times New Roman" w:hAnsi="Times New Roman" w:cs="Times New Roman"/>
          <w:sz w:val="20"/>
          <w:szCs w:val="20"/>
        </w:rPr>
        <w:t xml:space="preserve"> </w:t>
      </w:r>
      <w:r w:rsidR="00A65A19" w:rsidRPr="00EA3843">
        <w:rPr>
          <w:rFonts w:ascii="Times New Roman" w:hAnsi="Times New Roman" w:cs="Times New Roman"/>
          <w:sz w:val="20"/>
          <w:szCs w:val="20"/>
        </w:rPr>
        <w:t>distro is provided by X Window System.  Various distros are unique in their combination of software libraries, utilities and resource management schemes.  According to some estimates there are currently over six hundred Linux distributions and over three hundred of those are in active development.</w:t>
      </w:r>
    </w:p>
    <w:p w:rsidR="00EA3843" w:rsidRPr="00EA3843" w:rsidRDefault="00EA3843" w:rsidP="004F54BA">
      <w:pPr>
        <w:pStyle w:val="Default"/>
        <w:rPr>
          <w:rFonts w:ascii="Times New Roman" w:hAnsi="Times New Roman" w:cs="Times New Roman"/>
          <w:sz w:val="20"/>
          <w:szCs w:val="20"/>
        </w:rPr>
      </w:pPr>
    </w:p>
    <w:p w:rsidR="00013DC5" w:rsidRPr="00EA3843" w:rsidRDefault="00143ACE" w:rsidP="004F54BA">
      <w:pPr>
        <w:pStyle w:val="Default"/>
        <w:jc w:val="both"/>
        <w:rPr>
          <w:rFonts w:ascii="Times New Roman" w:hAnsi="Times New Roman" w:cs="Times New Roman"/>
          <w:sz w:val="20"/>
          <w:szCs w:val="20"/>
        </w:rPr>
      </w:pPr>
      <w:r w:rsidRPr="00EA3843">
        <w:rPr>
          <w:rFonts w:ascii="Times New Roman" w:hAnsi="Times New Roman" w:cs="Times New Roman"/>
          <w:sz w:val="20"/>
          <w:szCs w:val="20"/>
        </w:rPr>
        <w:t>Bsquare</w:t>
      </w:r>
      <w:r>
        <w:rPr>
          <w:rFonts w:ascii="Times New Roman" w:hAnsi="Times New Roman" w:cs="Times New Roman"/>
          <w:sz w:val="20"/>
          <w:szCs w:val="20"/>
        </w:rPr>
        <w:t xml:space="preserve"> is</w:t>
      </w:r>
      <w:r w:rsidR="00013DC5" w:rsidRPr="00EA3843">
        <w:rPr>
          <w:rFonts w:ascii="Times New Roman" w:hAnsi="Times New Roman" w:cs="Times New Roman"/>
          <w:sz w:val="20"/>
          <w:szCs w:val="20"/>
        </w:rPr>
        <w:t xml:space="preserve"> tasked </w:t>
      </w:r>
      <w:r>
        <w:rPr>
          <w:rFonts w:ascii="Times New Roman" w:hAnsi="Times New Roman" w:cs="Times New Roman"/>
          <w:sz w:val="20"/>
          <w:szCs w:val="20"/>
        </w:rPr>
        <w:t xml:space="preserve">with porting the </w:t>
      </w:r>
      <w:r w:rsidR="00720987" w:rsidRPr="00EA3843">
        <w:rPr>
          <w:rFonts w:ascii="Times New Roman" w:hAnsi="Times New Roman" w:cs="Times New Roman"/>
          <w:sz w:val="20"/>
          <w:szCs w:val="20"/>
        </w:rPr>
        <w:t xml:space="preserve">Hobart HLX Scale application software from the Microsoft Windows XPe environment to the Linux environment. </w:t>
      </w:r>
      <w:r w:rsidR="00841A1B">
        <w:rPr>
          <w:rFonts w:ascii="Times New Roman" w:hAnsi="Times New Roman" w:cs="Times New Roman"/>
          <w:sz w:val="20"/>
          <w:szCs w:val="20"/>
        </w:rPr>
        <w:t>W</w:t>
      </w:r>
      <w:r w:rsidR="00233D8C" w:rsidRPr="00EA3843">
        <w:rPr>
          <w:rFonts w:ascii="Times New Roman" w:hAnsi="Times New Roman" w:cs="Times New Roman"/>
          <w:sz w:val="20"/>
          <w:szCs w:val="20"/>
        </w:rPr>
        <w:t xml:space="preserve">hile Hobart </w:t>
      </w:r>
      <w:r w:rsidR="00013DC5" w:rsidRPr="00EA3843">
        <w:rPr>
          <w:rFonts w:ascii="Times New Roman" w:hAnsi="Times New Roman" w:cs="Times New Roman"/>
          <w:sz w:val="20"/>
          <w:szCs w:val="20"/>
        </w:rPr>
        <w:t xml:space="preserve">team </w:t>
      </w:r>
      <w:r w:rsidR="00233D8C" w:rsidRPr="00EA3843">
        <w:rPr>
          <w:rFonts w:ascii="Times New Roman" w:hAnsi="Times New Roman" w:cs="Times New Roman"/>
          <w:sz w:val="20"/>
          <w:szCs w:val="20"/>
        </w:rPr>
        <w:t xml:space="preserve">made </w:t>
      </w:r>
      <w:r w:rsidR="00013DC5" w:rsidRPr="00EA3843">
        <w:rPr>
          <w:rFonts w:ascii="Times New Roman" w:hAnsi="Times New Roman" w:cs="Times New Roman"/>
          <w:sz w:val="20"/>
          <w:szCs w:val="20"/>
        </w:rPr>
        <w:t xml:space="preserve">their final decision on </w:t>
      </w:r>
      <w:r w:rsidR="00233D8C" w:rsidRPr="00EA3843">
        <w:rPr>
          <w:rFonts w:ascii="Times New Roman" w:hAnsi="Times New Roman" w:cs="Times New Roman"/>
          <w:sz w:val="20"/>
          <w:szCs w:val="20"/>
        </w:rPr>
        <w:t xml:space="preserve">selecting the </w:t>
      </w:r>
      <w:r w:rsidR="004B695E" w:rsidRPr="004116C1">
        <w:rPr>
          <w:rFonts w:ascii="Times New Roman" w:hAnsi="Times New Roman" w:cs="Times New Roman"/>
          <w:sz w:val="20"/>
          <w:szCs w:val="20"/>
        </w:rPr>
        <w:t>d</w:t>
      </w:r>
      <w:r w:rsidR="00233D8C" w:rsidRPr="004116C1">
        <w:rPr>
          <w:rFonts w:ascii="Times New Roman" w:hAnsi="Times New Roman" w:cs="Times New Roman"/>
          <w:sz w:val="20"/>
          <w:szCs w:val="20"/>
        </w:rPr>
        <w:t>istro</w:t>
      </w:r>
      <w:r w:rsidR="00013DC5" w:rsidRPr="00EA3843">
        <w:rPr>
          <w:rFonts w:ascii="Times New Roman" w:hAnsi="Times New Roman" w:cs="Times New Roman"/>
          <w:sz w:val="20"/>
          <w:szCs w:val="20"/>
        </w:rPr>
        <w:t xml:space="preserve">, </w:t>
      </w:r>
      <w:r>
        <w:rPr>
          <w:rFonts w:ascii="Times New Roman" w:hAnsi="Times New Roman" w:cs="Times New Roman"/>
          <w:sz w:val="20"/>
          <w:szCs w:val="20"/>
        </w:rPr>
        <w:t xml:space="preserve">the </w:t>
      </w:r>
      <w:r w:rsidR="00233D8C" w:rsidRPr="00EA3843">
        <w:rPr>
          <w:rFonts w:ascii="Times New Roman" w:hAnsi="Times New Roman" w:cs="Times New Roman"/>
          <w:sz w:val="20"/>
          <w:szCs w:val="20"/>
        </w:rPr>
        <w:t>B</w:t>
      </w:r>
      <w:r w:rsidR="00013DC5" w:rsidRPr="00EA3843">
        <w:rPr>
          <w:rFonts w:ascii="Times New Roman" w:hAnsi="Times New Roman" w:cs="Times New Roman"/>
          <w:sz w:val="20"/>
          <w:szCs w:val="20"/>
        </w:rPr>
        <w:t>s</w:t>
      </w:r>
      <w:r w:rsidR="00233D8C" w:rsidRPr="00EA3843">
        <w:rPr>
          <w:rFonts w:ascii="Times New Roman" w:hAnsi="Times New Roman" w:cs="Times New Roman"/>
          <w:sz w:val="20"/>
          <w:szCs w:val="20"/>
        </w:rPr>
        <w:t>qu</w:t>
      </w:r>
      <w:r w:rsidR="00013DC5" w:rsidRPr="00EA3843">
        <w:rPr>
          <w:rFonts w:ascii="Times New Roman" w:hAnsi="Times New Roman" w:cs="Times New Roman"/>
          <w:sz w:val="20"/>
          <w:szCs w:val="20"/>
        </w:rPr>
        <w:t>a</w:t>
      </w:r>
      <w:r w:rsidR="00233D8C" w:rsidRPr="00EA3843">
        <w:rPr>
          <w:rFonts w:ascii="Times New Roman" w:hAnsi="Times New Roman" w:cs="Times New Roman"/>
          <w:sz w:val="20"/>
          <w:szCs w:val="20"/>
        </w:rPr>
        <w:t xml:space="preserve">re team in consultation with Hobart began work </w:t>
      </w:r>
      <w:r>
        <w:rPr>
          <w:rFonts w:ascii="Times New Roman" w:hAnsi="Times New Roman" w:cs="Times New Roman"/>
          <w:sz w:val="20"/>
          <w:szCs w:val="20"/>
        </w:rPr>
        <w:t>using</w:t>
      </w:r>
      <w:r w:rsidRPr="00EA3843">
        <w:rPr>
          <w:rFonts w:ascii="Times New Roman" w:hAnsi="Times New Roman" w:cs="Times New Roman"/>
          <w:sz w:val="20"/>
          <w:szCs w:val="20"/>
        </w:rPr>
        <w:t xml:space="preserve"> </w:t>
      </w:r>
      <w:r w:rsidR="000258CB" w:rsidRPr="00EA3843">
        <w:rPr>
          <w:rFonts w:ascii="Times New Roman" w:hAnsi="Times New Roman" w:cs="Times New Roman"/>
          <w:sz w:val="20"/>
          <w:szCs w:val="20"/>
        </w:rPr>
        <w:t>Ubuntu 9.10</w:t>
      </w:r>
      <w:r w:rsidR="00233D8C" w:rsidRPr="00EA3843">
        <w:rPr>
          <w:rFonts w:ascii="Times New Roman" w:hAnsi="Times New Roman" w:cs="Times New Roman"/>
          <w:sz w:val="20"/>
          <w:szCs w:val="20"/>
        </w:rPr>
        <w:t xml:space="preserve">, the </w:t>
      </w:r>
      <w:r w:rsidR="00841A1B">
        <w:rPr>
          <w:rFonts w:ascii="Times New Roman" w:hAnsi="Times New Roman" w:cs="Times New Roman"/>
          <w:sz w:val="20"/>
          <w:szCs w:val="20"/>
        </w:rPr>
        <w:t>K</w:t>
      </w:r>
      <w:r w:rsidR="00841A1B" w:rsidRPr="00EA3843">
        <w:rPr>
          <w:rFonts w:ascii="Times New Roman" w:hAnsi="Times New Roman" w:cs="Times New Roman"/>
          <w:sz w:val="20"/>
          <w:szCs w:val="20"/>
        </w:rPr>
        <w:t xml:space="preserve">armic </w:t>
      </w:r>
      <w:r w:rsidR="00233D8C" w:rsidRPr="00EA3843">
        <w:rPr>
          <w:rFonts w:ascii="Times New Roman" w:hAnsi="Times New Roman" w:cs="Times New Roman"/>
          <w:sz w:val="20"/>
          <w:szCs w:val="20"/>
        </w:rPr>
        <w:t xml:space="preserve">Koala. This </w:t>
      </w:r>
      <w:r w:rsidR="00013DC5" w:rsidRPr="00EA3843">
        <w:rPr>
          <w:rFonts w:ascii="Times New Roman" w:hAnsi="Times New Roman" w:cs="Times New Roman"/>
          <w:sz w:val="20"/>
          <w:szCs w:val="20"/>
        </w:rPr>
        <w:t>d</w:t>
      </w:r>
      <w:r w:rsidR="00233D8C" w:rsidRPr="00EA3843">
        <w:rPr>
          <w:rFonts w:ascii="Times New Roman" w:hAnsi="Times New Roman" w:cs="Times New Roman"/>
          <w:sz w:val="20"/>
          <w:szCs w:val="20"/>
        </w:rPr>
        <w:t xml:space="preserve">istro was chosen </w:t>
      </w:r>
      <w:r w:rsidR="00641EB3" w:rsidRPr="00EA3843">
        <w:rPr>
          <w:rFonts w:ascii="Times New Roman" w:hAnsi="Times New Roman" w:cs="Times New Roman"/>
          <w:sz w:val="20"/>
          <w:szCs w:val="20"/>
        </w:rPr>
        <w:t>for</w:t>
      </w:r>
      <w:r w:rsidR="00233D8C" w:rsidRPr="00EA3843">
        <w:rPr>
          <w:rFonts w:ascii="Times New Roman" w:hAnsi="Times New Roman" w:cs="Times New Roman"/>
          <w:sz w:val="20"/>
          <w:szCs w:val="20"/>
        </w:rPr>
        <w:t xml:space="preserve"> it</w:t>
      </w:r>
      <w:r w:rsidR="00641EB3" w:rsidRPr="00EA3843">
        <w:rPr>
          <w:rFonts w:ascii="Times New Roman" w:hAnsi="Times New Roman" w:cs="Times New Roman"/>
          <w:sz w:val="20"/>
          <w:szCs w:val="20"/>
        </w:rPr>
        <w:t>s</w:t>
      </w:r>
      <w:r w:rsidR="00233D8C" w:rsidRPr="00EA3843">
        <w:rPr>
          <w:rFonts w:ascii="Times New Roman" w:hAnsi="Times New Roman" w:cs="Times New Roman"/>
          <w:sz w:val="20"/>
          <w:szCs w:val="20"/>
        </w:rPr>
        <w:t xml:space="preserve"> availability and support</w:t>
      </w:r>
      <w:r>
        <w:rPr>
          <w:rFonts w:ascii="Times New Roman" w:hAnsi="Times New Roman" w:cs="Times New Roman"/>
          <w:sz w:val="20"/>
          <w:szCs w:val="20"/>
        </w:rPr>
        <w:t xml:space="preserve"> of the AMD processor being used on this platform.</w:t>
      </w:r>
      <w:r w:rsidR="00233D8C" w:rsidRPr="00EA3843">
        <w:rPr>
          <w:rFonts w:ascii="Times New Roman" w:hAnsi="Times New Roman" w:cs="Times New Roman"/>
          <w:sz w:val="20"/>
          <w:szCs w:val="20"/>
        </w:rPr>
        <w:t xml:space="preserve">  </w:t>
      </w:r>
    </w:p>
    <w:p w:rsidR="00C30601" w:rsidRDefault="00C30601" w:rsidP="004F54BA">
      <w:pPr>
        <w:pStyle w:val="Default"/>
        <w:jc w:val="both"/>
        <w:rPr>
          <w:sz w:val="20"/>
          <w:szCs w:val="20"/>
        </w:rPr>
      </w:pPr>
    </w:p>
    <w:p w:rsidR="00C30601" w:rsidRDefault="00C30601" w:rsidP="004F54BA">
      <w:pPr>
        <w:pStyle w:val="Heading2"/>
        <w:jc w:val="both"/>
      </w:pPr>
      <w:bookmarkStart w:id="6" w:name="_Toc250731854"/>
      <w:bookmarkStart w:id="7" w:name="_Toc263764206"/>
      <w:r>
        <w:t>Document Purpose</w:t>
      </w:r>
      <w:bookmarkEnd w:id="6"/>
      <w:bookmarkEnd w:id="7"/>
    </w:p>
    <w:p w:rsidR="00DA02C0" w:rsidRDefault="00DA02C0" w:rsidP="004F54BA">
      <w:pPr>
        <w:pStyle w:val="Default"/>
        <w:jc w:val="both"/>
        <w:rPr>
          <w:sz w:val="20"/>
          <w:szCs w:val="20"/>
        </w:rPr>
      </w:pPr>
    </w:p>
    <w:p w:rsidR="00641EB3" w:rsidRDefault="00641EB3" w:rsidP="004F54BA">
      <w:pPr>
        <w:pStyle w:val="Default"/>
        <w:jc w:val="both"/>
        <w:rPr>
          <w:rFonts w:ascii="Times New Roman" w:hAnsi="Times New Roman" w:cs="Times New Roman"/>
          <w:sz w:val="20"/>
          <w:szCs w:val="20"/>
        </w:rPr>
      </w:pPr>
      <w:r w:rsidRPr="00EA3843">
        <w:rPr>
          <w:rFonts w:ascii="Times New Roman" w:hAnsi="Times New Roman" w:cs="Times New Roman"/>
          <w:sz w:val="20"/>
          <w:szCs w:val="20"/>
        </w:rPr>
        <w:t>Based on Hobart</w:t>
      </w:r>
      <w:r w:rsidR="005C5C41">
        <w:rPr>
          <w:rFonts w:ascii="Times New Roman" w:hAnsi="Times New Roman" w:cs="Times New Roman"/>
          <w:sz w:val="20"/>
          <w:szCs w:val="20"/>
        </w:rPr>
        <w:t>’</w:t>
      </w:r>
      <w:r w:rsidRPr="00EA3843">
        <w:rPr>
          <w:rFonts w:ascii="Times New Roman" w:hAnsi="Times New Roman" w:cs="Times New Roman"/>
          <w:sz w:val="20"/>
          <w:szCs w:val="20"/>
        </w:rPr>
        <w:t>s request</w:t>
      </w:r>
      <w:r w:rsidR="005C5C41">
        <w:rPr>
          <w:rFonts w:ascii="Times New Roman" w:hAnsi="Times New Roman" w:cs="Times New Roman"/>
          <w:sz w:val="20"/>
          <w:szCs w:val="20"/>
        </w:rPr>
        <w:t xml:space="preserve"> the</w:t>
      </w:r>
      <w:r w:rsidRPr="00EA3843">
        <w:rPr>
          <w:rFonts w:ascii="Times New Roman" w:hAnsi="Times New Roman" w:cs="Times New Roman"/>
          <w:sz w:val="20"/>
          <w:szCs w:val="20"/>
        </w:rPr>
        <w:t xml:space="preserve"> Bsquare </w:t>
      </w:r>
      <w:r w:rsidR="005C5C41">
        <w:rPr>
          <w:rFonts w:ascii="Times New Roman" w:hAnsi="Times New Roman" w:cs="Times New Roman"/>
          <w:sz w:val="20"/>
          <w:szCs w:val="20"/>
        </w:rPr>
        <w:t xml:space="preserve">development </w:t>
      </w:r>
      <w:r w:rsidRPr="00EA3843">
        <w:rPr>
          <w:rFonts w:ascii="Times New Roman" w:hAnsi="Times New Roman" w:cs="Times New Roman"/>
          <w:sz w:val="20"/>
          <w:szCs w:val="20"/>
        </w:rPr>
        <w:t xml:space="preserve">team has prepared this </w:t>
      </w:r>
      <w:r w:rsidR="005C5C41">
        <w:rPr>
          <w:rFonts w:ascii="Times New Roman" w:hAnsi="Times New Roman" w:cs="Times New Roman"/>
          <w:sz w:val="20"/>
          <w:szCs w:val="20"/>
        </w:rPr>
        <w:t>Linux assessment document</w:t>
      </w:r>
      <w:r w:rsidRPr="00EA3843">
        <w:rPr>
          <w:rFonts w:ascii="Times New Roman" w:hAnsi="Times New Roman" w:cs="Times New Roman"/>
          <w:sz w:val="20"/>
          <w:szCs w:val="20"/>
        </w:rPr>
        <w:t xml:space="preserve"> to facilitate the effort of choosing an appropriate distro for Hobart Consoles. </w:t>
      </w:r>
    </w:p>
    <w:p w:rsidR="00CE3DFD" w:rsidRDefault="00CE3DFD" w:rsidP="004F54BA">
      <w:pPr>
        <w:pStyle w:val="Heading2"/>
        <w:jc w:val="both"/>
      </w:pPr>
      <w:bookmarkStart w:id="8" w:name="_Toc250731855"/>
      <w:bookmarkStart w:id="9" w:name="_Toc263764207"/>
      <w:r>
        <w:t>Definitions, Acronyms, and Abbreviation</w:t>
      </w:r>
      <w:bookmarkEnd w:id="8"/>
      <w:bookmarkEnd w:id="9"/>
    </w:p>
    <w:p w:rsidR="00CE3DFD" w:rsidRDefault="00CE3DFD" w:rsidP="00392F9F">
      <w:pPr>
        <w:pStyle w:val="Default"/>
        <w:jc w:val="both"/>
        <w:rPr>
          <w:rFonts w:ascii="Times New Roman" w:hAnsi="Times New Roman" w:cs="Times New Roman"/>
          <w:sz w:val="20"/>
          <w:szCs w:val="20"/>
        </w:rPr>
      </w:pPr>
      <w:r w:rsidRPr="00392F9F">
        <w:rPr>
          <w:rFonts w:ascii="Times New Roman" w:hAnsi="Times New Roman" w:cs="Times New Roman"/>
          <w:sz w:val="20"/>
          <w:szCs w:val="20"/>
        </w:rPr>
        <w:t>The following terms and acronyms are used throughout this document.</w:t>
      </w:r>
    </w:p>
    <w:p w:rsidR="00392F9F" w:rsidRPr="00392F9F" w:rsidRDefault="00392F9F" w:rsidP="00392F9F">
      <w:pPr>
        <w:pStyle w:val="Default"/>
        <w:jc w:val="both"/>
        <w:rPr>
          <w:rFonts w:ascii="Times New Roman" w:hAnsi="Times New Roman" w:cs="Times New Roman"/>
          <w:sz w:val="20"/>
          <w:szCs w:val="20"/>
        </w:rPr>
      </w:pPr>
    </w:p>
    <w:tbl>
      <w:tblPr>
        <w:tblW w:w="9576" w:type="dxa"/>
        <w:tblInd w:w="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18"/>
        <w:gridCol w:w="7758"/>
      </w:tblGrid>
      <w:tr w:rsidR="00CE3DFD" w:rsidRPr="00CE3DFD" w:rsidTr="00D227C9">
        <w:tc>
          <w:tcPr>
            <w:tcW w:w="1818" w:type="dxa"/>
          </w:tcPr>
          <w:p w:rsidR="00CE3DFD" w:rsidRPr="00392F9F" w:rsidRDefault="00CE3DFD" w:rsidP="004F54BA">
            <w:pPr>
              <w:spacing w:before="100" w:beforeAutospacing="1" w:after="100" w:afterAutospacing="1" w:line="240" w:lineRule="auto"/>
              <w:jc w:val="both"/>
              <w:rPr>
                <w:rFonts w:ascii="Times New Roman" w:hAnsi="Times New Roman"/>
                <w:b/>
                <w:iCs/>
                <w:sz w:val="20"/>
                <w:szCs w:val="20"/>
              </w:rPr>
            </w:pPr>
            <w:r w:rsidRPr="00392F9F">
              <w:rPr>
                <w:rFonts w:ascii="Times New Roman" w:hAnsi="Times New Roman"/>
                <w:b/>
                <w:iCs/>
                <w:sz w:val="20"/>
                <w:szCs w:val="20"/>
              </w:rPr>
              <w:t>LVDS</w:t>
            </w:r>
          </w:p>
        </w:tc>
        <w:tc>
          <w:tcPr>
            <w:tcW w:w="7758" w:type="dxa"/>
          </w:tcPr>
          <w:p w:rsidR="00CE3DFD" w:rsidRPr="00392F9F" w:rsidRDefault="00CE3DFD" w:rsidP="004F54BA">
            <w:pPr>
              <w:spacing w:before="100" w:beforeAutospacing="1" w:after="100" w:afterAutospacing="1" w:line="240" w:lineRule="auto"/>
              <w:jc w:val="both"/>
              <w:rPr>
                <w:rFonts w:ascii="Times New Roman" w:hAnsi="Times New Roman"/>
                <w:iCs/>
                <w:sz w:val="20"/>
                <w:szCs w:val="20"/>
              </w:rPr>
            </w:pPr>
            <w:r w:rsidRPr="00392F9F">
              <w:rPr>
                <w:rFonts w:ascii="Times New Roman" w:hAnsi="Times New Roman"/>
                <w:iCs/>
                <w:sz w:val="20"/>
                <w:szCs w:val="20"/>
              </w:rPr>
              <w:t>Low Voltage Differential Signal</w:t>
            </w:r>
          </w:p>
        </w:tc>
      </w:tr>
      <w:tr w:rsidR="00CE3DFD" w:rsidRPr="00CE3DFD" w:rsidTr="00D227C9">
        <w:tc>
          <w:tcPr>
            <w:tcW w:w="1818" w:type="dxa"/>
          </w:tcPr>
          <w:p w:rsidR="00CE3DFD" w:rsidRPr="00392F9F" w:rsidRDefault="00CE3DFD" w:rsidP="004F54BA">
            <w:pPr>
              <w:spacing w:before="100" w:beforeAutospacing="1" w:after="100" w:afterAutospacing="1" w:line="240" w:lineRule="auto"/>
              <w:jc w:val="both"/>
              <w:rPr>
                <w:rFonts w:ascii="Times New Roman" w:hAnsi="Times New Roman"/>
                <w:b/>
                <w:iCs/>
                <w:sz w:val="20"/>
                <w:szCs w:val="20"/>
              </w:rPr>
            </w:pPr>
            <w:r w:rsidRPr="00392F9F">
              <w:rPr>
                <w:rFonts w:ascii="Times New Roman" w:hAnsi="Times New Roman"/>
                <w:b/>
                <w:iCs/>
                <w:sz w:val="20"/>
                <w:szCs w:val="20"/>
              </w:rPr>
              <w:t>LCD</w:t>
            </w:r>
          </w:p>
        </w:tc>
        <w:tc>
          <w:tcPr>
            <w:tcW w:w="7758" w:type="dxa"/>
          </w:tcPr>
          <w:p w:rsidR="00CE3DFD" w:rsidRPr="00392F9F" w:rsidRDefault="00CE3DFD" w:rsidP="004F54BA">
            <w:pPr>
              <w:spacing w:before="100" w:beforeAutospacing="1" w:after="100" w:afterAutospacing="1" w:line="240" w:lineRule="auto"/>
              <w:jc w:val="both"/>
              <w:rPr>
                <w:rFonts w:ascii="Times New Roman" w:hAnsi="Times New Roman"/>
                <w:iCs/>
                <w:sz w:val="20"/>
                <w:szCs w:val="20"/>
              </w:rPr>
            </w:pPr>
            <w:r w:rsidRPr="00392F9F">
              <w:rPr>
                <w:rFonts w:ascii="Times New Roman" w:hAnsi="Times New Roman"/>
                <w:iCs/>
                <w:sz w:val="20"/>
                <w:szCs w:val="20"/>
              </w:rPr>
              <w:t>Liquid Crystal Display</w:t>
            </w:r>
          </w:p>
        </w:tc>
      </w:tr>
      <w:tr w:rsidR="00CE3DFD" w:rsidRPr="00CE3DFD" w:rsidTr="00D227C9">
        <w:tc>
          <w:tcPr>
            <w:tcW w:w="1818" w:type="dxa"/>
          </w:tcPr>
          <w:p w:rsidR="00CE3DFD" w:rsidRPr="00392F9F" w:rsidRDefault="00CE3DFD" w:rsidP="004F54BA">
            <w:pPr>
              <w:spacing w:before="100" w:beforeAutospacing="1" w:after="100" w:afterAutospacing="1" w:line="240" w:lineRule="auto"/>
              <w:jc w:val="both"/>
              <w:rPr>
                <w:rFonts w:ascii="Times New Roman" w:hAnsi="Times New Roman"/>
                <w:b/>
                <w:iCs/>
                <w:sz w:val="20"/>
                <w:szCs w:val="20"/>
              </w:rPr>
            </w:pPr>
            <w:r w:rsidRPr="00392F9F">
              <w:rPr>
                <w:rFonts w:ascii="Times New Roman" w:hAnsi="Times New Roman"/>
                <w:b/>
                <w:iCs/>
                <w:sz w:val="20"/>
                <w:szCs w:val="20"/>
              </w:rPr>
              <w:t>OS</w:t>
            </w:r>
          </w:p>
        </w:tc>
        <w:tc>
          <w:tcPr>
            <w:tcW w:w="7758" w:type="dxa"/>
          </w:tcPr>
          <w:p w:rsidR="00CE3DFD" w:rsidRPr="00392F9F" w:rsidRDefault="00CE3DFD" w:rsidP="004F54BA">
            <w:pPr>
              <w:spacing w:before="100" w:beforeAutospacing="1" w:after="100" w:afterAutospacing="1" w:line="240" w:lineRule="auto"/>
              <w:jc w:val="both"/>
              <w:rPr>
                <w:rFonts w:ascii="Times New Roman" w:hAnsi="Times New Roman"/>
                <w:iCs/>
                <w:sz w:val="20"/>
                <w:szCs w:val="20"/>
              </w:rPr>
            </w:pPr>
            <w:r w:rsidRPr="00392F9F">
              <w:rPr>
                <w:rFonts w:ascii="Times New Roman" w:hAnsi="Times New Roman"/>
                <w:iCs/>
                <w:sz w:val="20"/>
                <w:szCs w:val="20"/>
              </w:rPr>
              <w:t>Operating System</w:t>
            </w:r>
          </w:p>
        </w:tc>
      </w:tr>
      <w:tr w:rsidR="00CE3DFD" w:rsidRPr="00CE3DFD" w:rsidTr="00D227C9">
        <w:tc>
          <w:tcPr>
            <w:tcW w:w="1818" w:type="dxa"/>
          </w:tcPr>
          <w:p w:rsidR="00CE3DFD" w:rsidRPr="00392F9F" w:rsidRDefault="00CE3DFD" w:rsidP="004F54BA">
            <w:pPr>
              <w:spacing w:before="100" w:beforeAutospacing="1" w:after="100" w:afterAutospacing="1" w:line="240" w:lineRule="auto"/>
              <w:jc w:val="both"/>
              <w:rPr>
                <w:rFonts w:ascii="Times New Roman" w:hAnsi="Times New Roman"/>
                <w:b/>
                <w:iCs/>
                <w:sz w:val="20"/>
                <w:szCs w:val="20"/>
              </w:rPr>
            </w:pPr>
            <w:r w:rsidRPr="00392F9F">
              <w:rPr>
                <w:rFonts w:ascii="Times New Roman" w:hAnsi="Times New Roman"/>
                <w:b/>
                <w:iCs/>
                <w:sz w:val="20"/>
                <w:szCs w:val="20"/>
              </w:rPr>
              <w:t>APC</w:t>
            </w:r>
          </w:p>
        </w:tc>
        <w:tc>
          <w:tcPr>
            <w:tcW w:w="7758" w:type="dxa"/>
          </w:tcPr>
          <w:p w:rsidR="00CE3DFD" w:rsidRPr="00392F9F" w:rsidRDefault="00CE3DFD" w:rsidP="004F54BA">
            <w:pPr>
              <w:spacing w:before="100" w:beforeAutospacing="1" w:after="100" w:afterAutospacing="1" w:line="240" w:lineRule="auto"/>
              <w:jc w:val="both"/>
              <w:rPr>
                <w:rFonts w:ascii="Times New Roman" w:hAnsi="Times New Roman"/>
                <w:iCs/>
                <w:sz w:val="20"/>
                <w:szCs w:val="20"/>
              </w:rPr>
            </w:pPr>
            <w:r w:rsidRPr="00392F9F">
              <w:rPr>
                <w:rFonts w:ascii="Times New Roman" w:hAnsi="Times New Roman"/>
                <w:iCs/>
                <w:sz w:val="20"/>
                <w:szCs w:val="20"/>
              </w:rPr>
              <w:t>ARM7 based Peripheral Controller</w:t>
            </w:r>
          </w:p>
        </w:tc>
      </w:tr>
      <w:tr w:rsidR="00CE3DFD" w:rsidRPr="00CE3DFD" w:rsidTr="00D227C9">
        <w:tc>
          <w:tcPr>
            <w:tcW w:w="1818" w:type="dxa"/>
          </w:tcPr>
          <w:p w:rsidR="00CE3DFD" w:rsidRPr="00392F9F" w:rsidRDefault="00CE3DFD" w:rsidP="004F54BA">
            <w:pPr>
              <w:spacing w:before="100" w:beforeAutospacing="1" w:after="100" w:afterAutospacing="1" w:line="240" w:lineRule="auto"/>
              <w:jc w:val="both"/>
              <w:rPr>
                <w:rFonts w:ascii="Times New Roman" w:hAnsi="Times New Roman"/>
                <w:b/>
                <w:iCs/>
                <w:sz w:val="20"/>
                <w:szCs w:val="20"/>
              </w:rPr>
            </w:pPr>
            <w:r w:rsidRPr="00392F9F">
              <w:rPr>
                <w:rFonts w:ascii="Times New Roman" w:hAnsi="Times New Roman"/>
                <w:b/>
                <w:iCs/>
                <w:sz w:val="20"/>
                <w:szCs w:val="20"/>
              </w:rPr>
              <w:t>FPU</w:t>
            </w:r>
          </w:p>
        </w:tc>
        <w:tc>
          <w:tcPr>
            <w:tcW w:w="7758" w:type="dxa"/>
          </w:tcPr>
          <w:p w:rsidR="00CE3DFD" w:rsidRPr="00392F9F" w:rsidRDefault="00CE3DFD" w:rsidP="004F54BA">
            <w:pPr>
              <w:spacing w:before="100" w:beforeAutospacing="1" w:after="100" w:afterAutospacing="1" w:line="240" w:lineRule="auto"/>
              <w:jc w:val="both"/>
              <w:rPr>
                <w:rFonts w:ascii="Times New Roman" w:hAnsi="Times New Roman"/>
                <w:iCs/>
                <w:sz w:val="20"/>
                <w:szCs w:val="20"/>
              </w:rPr>
            </w:pPr>
            <w:r w:rsidRPr="00392F9F">
              <w:rPr>
                <w:rFonts w:ascii="Times New Roman" w:hAnsi="Times New Roman"/>
                <w:iCs/>
                <w:sz w:val="20"/>
                <w:szCs w:val="20"/>
              </w:rPr>
              <w:t>Floating Point Unit</w:t>
            </w:r>
          </w:p>
        </w:tc>
      </w:tr>
    </w:tbl>
    <w:p w:rsidR="00CE3DFD" w:rsidRDefault="00CE3DFD" w:rsidP="004F54BA">
      <w:pPr>
        <w:spacing w:before="100" w:beforeAutospacing="1" w:after="100" w:afterAutospacing="1" w:line="240" w:lineRule="auto"/>
        <w:jc w:val="both"/>
        <w:rPr>
          <w:rFonts w:cs="Arial"/>
          <w:i/>
          <w:iCs/>
          <w:color w:val="FF6600"/>
        </w:rPr>
      </w:pPr>
    </w:p>
    <w:p w:rsidR="00CE3DFD" w:rsidRDefault="00CE3DFD" w:rsidP="004F54BA">
      <w:pPr>
        <w:pStyle w:val="Heading2"/>
        <w:jc w:val="both"/>
      </w:pPr>
      <w:bookmarkStart w:id="10" w:name="_Toc250731856"/>
      <w:bookmarkStart w:id="11" w:name="_Toc263764208"/>
      <w:r>
        <w:t>Applicable Documents</w:t>
      </w:r>
      <w:bookmarkEnd w:id="10"/>
      <w:bookmarkEnd w:id="11"/>
      <w:r>
        <w:t xml:space="preserve"> </w:t>
      </w:r>
    </w:p>
    <w:p w:rsidR="00CE3DFD" w:rsidRPr="00392F9F" w:rsidRDefault="00CE3DFD" w:rsidP="00392F9F">
      <w:pPr>
        <w:pStyle w:val="Default"/>
        <w:jc w:val="both"/>
        <w:rPr>
          <w:rFonts w:ascii="Times New Roman" w:hAnsi="Times New Roman" w:cs="Times New Roman"/>
          <w:sz w:val="20"/>
          <w:szCs w:val="20"/>
        </w:rPr>
      </w:pPr>
      <w:r w:rsidRPr="00392F9F">
        <w:rPr>
          <w:rFonts w:ascii="Times New Roman" w:hAnsi="Times New Roman" w:cs="Times New Roman"/>
          <w:sz w:val="20"/>
          <w:szCs w:val="20"/>
        </w:rPr>
        <w:t xml:space="preserve">The following table contains documents that were referenced during the creation of this document.  </w:t>
      </w:r>
    </w:p>
    <w:p w:rsidR="00CE3DFD" w:rsidRDefault="00CE3DFD" w:rsidP="004F54BA">
      <w:pPr>
        <w:pStyle w:val="FootnoteText"/>
        <w:jc w:val="both"/>
        <w:rPr>
          <w:rFonts w:ascii="Arial" w:hAnsi="Arial" w:cs="Arial"/>
        </w:rPr>
      </w:pPr>
    </w:p>
    <w:tbl>
      <w:tblPr>
        <w:tblW w:w="0" w:type="auto"/>
        <w:tblInd w:w="55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720"/>
        <w:gridCol w:w="2610"/>
        <w:gridCol w:w="5400"/>
      </w:tblGrid>
      <w:tr w:rsidR="00CE3DFD" w:rsidTr="00EE6356">
        <w:trPr>
          <w:cantSplit/>
        </w:trPr>
        <w:tc>
          <w:tcPr>
            <w:tcW w:w="720" w:type="dxa"/>
            <w:tcBorders>
              <w:top w:val="single" w:sz="12" w:space="0" w:color="000000"/>
              <w:bottom w:val="single" w:sz="2" w:space="0" w:color="auto"/>
            </w:tcBorders>
            <w:shd w:val="pct30" w:color="auto" w:fill="auto"/>
          </w:tcPr>
          <w:p w:rsidR="00CE3DFD" w:rsidRPr="00D63F35" w:rsidRDefault="00CE3DFD" w:rsidP="004F54BA">
            <w:pPr>
              <w:spacing w:before="120" w:after="120"/>
              <w:jc w:val="both"/>
              <w:rPr>
                <w:rFonts w:ascii="Arial" w:hAnsi="Arial" w:cs="Arial"/>
                <w:b/>
                <w:bCs/>
              </w:rPr>
            </w:pPr>
            <w:r>
              <w:rPr>
                <w:rFonts w:ascii="Arial" w:hAnsi="Arial" w:cs="Arial"/>
                <w:b/>
                <w:bCs/>
              </w:rPr>
              <w:t>Ref. #</w:t>
            </w:r>
          </w:p>
        </w:tc>
        <w:tc>
          <w:tcPr>
            <w:tcW w:w="2610" w:type="dxa"/>
            <w:tcBorders>
              <w:top w:val="single" w:sz="12" w:space="0" w:color="000000"/>
              <w:bottom w:val="single" w:sz="2" w:space="0" w:color="auto"/>
            </w:tcBorders>
            <w:shd w:val="pct30" w:color="auto" w:fill="auto"/>
            <w:vAlign w:val="center"/>
          </w:tcPr>
          <w:p w:rsidR="00CE3DFD" w:rsidRPr="00D63F35" w:rsidRDefault="00CE3DFD" w:rsidP="004F54BA">
            <w:pPr>
              <w:spacing w:before="120" w:after="120"/>
              <w:jc w:val="both"/>
              <w:rPr>
                <w:rFonts w:ascii="Arial" w:hAnsi="Arial" w:cs="Arial"/>
                <w:b/>
                <w:bCs/>
              </w:rPr>
            </w:pPr>
            <w:r w:rsidRPr="00D63F35">
              <w:rPr>
                <w:rFonts w:ascii="Arial" w:hAnsi="Arial" w:cs="Arial"/>
                <w:b/>
                <w:bCs/>
              </w:rPr>
              <w:t>Document Name</w:t>
            </w:r>
          </w:p>
        </w:tc>
        <w:tc>
          <w:tcPr>
            <w:tcW w:w="5400" w:type="dxa"/>
            <w:tcBorders>
              <w:top w:val="single" w:sz="12" w:space="0" w:color="000000"/>
              <w:bottom w:val="single" w:sz="2" w:space="0" w:color="auto"/>
            </w:tcBorders>
            <w:shd w:val="pct30" w:color="auto" w:fill="auto"/>
            <w:vAlign w:val="center"/>
          </w:tcPr>
          <w:p w:rsidR="00CE3DFD" w:rsidRPr="00D63F35" w:rsidRDefault="00CE3DFD" w:rsidP="004F54BA">
            <w:pPr>
              <w:spacing w:before="120" w:after="120"/>
              <w:jc w:val="both"/>
              <w:rPr>
                <w:rFonts w:ascii="Arial" w:hAnsi="Arial" w:cs="Arial"/>
                <w:b/>
                <w:bCs/>
              </w:rPr>
            </w:pPr>
            <w:r w:rsidRPr="00D63F35">
              <w:rPr>
                <w:rFonts w:ascii="Arial" w:hAnsi="Arial" w:cs="Arial"/>
                <w:b/>
                <w:bCs/>
              </w:rPr>
              <w:t>Document ID</w:t>
            </w:r>
            <w:r>
              <w:rPr>
                <w:rFonts w:ascii="Arial" w:hAnsi="Arial" w:cs="Arial"/>
                <w:b/>
                <w:bCs/>
              </w:rPr>
              <w:t>/Location</w:t>
            </w:r>
          </w:p>
        </w:tc>
      </w:tr>
      <w:tr w:rsidR="00CE3DFD" w:rsidTr="00EE6356">
        <w:trPr>
          <w:cantSplit/>
        </w:trPr>
        <w:tc>
          <w:tcPr>
            <w:tcW w:w="720" w:type="dxa"/>
          </w:tcPr>
          <w:p w:rsidR="00CE3DFD" w:rsidRDefault="00CE3DFD" w:rsidP="004F54BA">
            <w:pPr>
              <w:spacing w:before="120" w:after="120"/>
              <w:jc w:val="both"/>
              <w:rPr>
                <w:rFonts w:ascii="Arial" w:hAnsi="Arial" w:cs="Arial"/>
                <w:color w:val="000000"/>
              </w:rPr>
            </w:pPr>
            <w:r>
              <w:rPr>
                <w:rFonts w:ascii="Arial" w:hAnsi="Arial" w:cs="Arial"/>
                <w:color w:val="000000"/>
              </w:rPr>
              <w:t>1</w:t>
            </w:r>
          </w:p>
        </w:tc>
        <w:tc>
          <w:tcPr>
            <w:tcW w:w="2610" w:type="dxa"/>
            <w:vAlign w:val="center"/>
          </w:tcPr>
          <w:p w:rsidR="00CE3DFD" w:rsidRPr="00FA1FE9" w:rsidRDefault="00CE3DFD" w:rsidP="004F54BA">
            <w:pPr>
              <w:spacing w:before="120" w:after="120"/>
              <w:jc w:val="both"/>
              <w:rPr>
                <w:color w:val="000000"/>
                <w:sz w:val="16"/>
                <w:szCs w:val="16"/>
              </w:rPr>
            </w:pPr>
            <w:r w:rsidRPr="00CE3DFD">
              <w:rPr>
                <w:color w:val="000000"/>
                <w:sz w:val="16"/>
                <w:szCs w:val="16"/>
              </w:rPr>
              <w:t>HobartLinuxPort.docx</w:t>
            </w:r>
          </w:p>
        </w:tc>
        <w:tc>
          <w:tcPr>
            <w:tcW w:w="5400" w:type="dxa"/>
            <w:vAlign w:val="center"/>
          </w:tcPr>
          <w:p w:rsidR="00CE3DFD" w:rsidRPr="00CE3DFD" w:rsidRDefault="00CE3DFD" w:rsidP="004F54BA">
            <w:pPr>
              <w:spacing w:before="120" w:after="120"/>
              <w:jc w:val="both"/>
              <w:rPr>
                <w:rFonts w:ascii="Times New Roman" w:hAnsi="Times New Roman"/>
                <w:color w:val="000000"/>
                <w:sz w:val="16"/>
                <w:szCs w:val="16"/>
              </w:rPr>
            </w:pPr>
            <w:r w:rsidRPr="00CE3DFD">
              <w:rPr>
                <w:rFonts w:ascii="Times New Roman" w:hAnsi="Times New Roman"/>
                <w:sz w:val="16"/>
                <w:szCs w:val="16"/>
              </w:rPr>
              <w:t>https://externalsvn.camelot.bsquare.com/svn/Hobart/Hobart_Linux_Port/branches/shared_code/Docs/Tech docs</w:t>
            </w:r>
          </w:p>
        </w:tc>
      </w:tr>
      <w:tr w:rsidR="00CE3DFD" w:rsidTr="00EE6356">
        <w:trPr>
          <w:cantSplit/>
        </w:trPr>
        <w:tc>
          <w:tcPr>
            <w:tcW w:w="720" w:type="dxa"/>
          </w:tcPr>
          <w:p w:rsidR="00CE3DFD" w:rsidRDefault="00CE3DFD" w:rsidP="004F54BA">
            <w:pPr>
              <w:spacing w:before="120" w:after="120"/>
              <w:jc w:val="both"/>
              <w:rPr>
                <w:rFonts w:ascii="Arial" w:hAnsi="Arial" w:cs="Arial"/>
                <w:color w:val="000000"/>
              </w:rPr>
            </w:pPr>
            <w:r>
              <w:rPr>
                <w:rFonts w:ascii="Arial" w:hAnsi="Arial" w:cs="Arial"/>
                <w:color w:val="000000"/>
              </w:rPr>
              <w:t>2</w:t>
            </w:r>
          </w:p>
        </w:tc>
        <w:tc>
          <w:tcPr>
            <w:tcW w:w="2610" w:type="dxa"/>
            <w:vAlign w:val="center"/>
          </w:tcPr>
          <w:p w:rsidR="00CE3DFD" w:rsidRPr="00FA1FE9" w:rsidRDefault="00CE3DFD" w:rsidP="004F54BA">
            <w:pPr>
              <w:spacing w:before="120" w:after="120"/>
              <w:jc w:val="both"/>
              <w:rPr>
                <w:color w:val="000000"/>
                <w:sz w:val="16"/>
                <w:szCs w:val="16"/>
              </w:rPr>
            </w:pPr>
            <w:r>
              <w:rPr>
                <w:color w:val="000000"/>
                <w:sz w:val="16"/>
                <w:szCs w:val="16"/>
              </w:rPr>
              <w:t>Overview of scale software architecture.doc</w:t>
            </w:r>
          </w:p>
        </w:tc>
        <w:tc>
          <w:tcPr>
            <w:tcW w:w="5400" w:type="dxa"/>
            <w:vAlign w:val="center"/>
          </w:tcPr>
          <w:p w:rsidR="00CE3DFD" w:rsidRDefault="00CE3DFD" w:rsidP="004F54BA">
            <w:pPr>
              <w:spacing w:before="120" w:after="120"/>
              <w:jc w:val="both"/>
              <w:rPr>
                <w:color w:val="000000"/>
                <w:sz w:val="16"/>
                <w:szCs w:val="16"/>
              </w:rPr>
            </w:pPr>
            <w:r w:rsidRPr="00FA1FE9">
              <w:rPr>
                <w:color w:val="000000"/>
                <w:sz w:val="16"/>
                <w:szCs w:val="16"/>
              </w:rPr>
              <w:t>http://bportal/PES/Program%20Management%20Office/Project%20Documents/Forms/AllItems.aspx?RootFolder=http%3a%2f%2fbportal%2fPES%2fProgram%20Management%20Office%2fProject%20Documents%2fHobart%20%2d%2083322&amp;FolderCTID=0x01200092446C2034BF074094EADD0BA1E7BAAD</w:t>
            </w:r>
          </w:p>
        </w:tc>
      </w:tr>
    </w:tbl>
    <w:p w:rsidR="00CE3DFD" w:rsidRDefault="00CE3DFD" w:rsidP="004F54BA">
      <w:pPr>
        <w:spacing w:before="100" w:beforeAutospacing="1" w:after="100" w:afterAutospacing="1" w:line="240" w:lineRule="auto"/>
        <w:jc w:val="both"/>
        <w:rPr>
          <w:rFonts w:cs="Arial"/>
          <w:i/>
          <w:iCs/>
          <w:color w:val="FF6600"/>
        </w:rPr>
      </w:pPr>
    </w:p>
    <w:p w:rsidR="00CE3DFD" w:rsidRPr="00EA3843" w:rsidRDefault="00CE3DFD" w:rsidP="004F54BA">
      <w:pPr>
        <w:pStyle w:val="Default"/>
        <w:jc w:val="both"/>
        <w:rPr>
          <w:rFonts w:ascii="Times New Roman" w:hAnsi="Times New Roman" w:cs="Times New Roman"/>
          <w:sz w:val="20"/>
          <w:szCs w:val="20"/>
        </w:rPr>
      </w:pPr>
    </w:p>
    <w:p w:rsidR="00013DC5" w:rsidRDefault="00013DC5" w:rsidP="004F54BA">
      <w:pPr>
        <w:pStyle w:val="Heading1"/>
        <w:jc w:val="both"/>
      </w:pPr>
      <w:bookmarkStart w:id="12" w:name="_Toc263764209"/>
      <w:r>
        <w:lastRenderedPageBreak/>
        <w:t>Requirements</w:t>
      </w:r>
      <w:bookmarkEnd w:id="12"/>
    </w:p>
    <w:p w:rsidR="00641EB3" w:rsidRDefault="00641EB3" w:rsidP="004F54BA">
      <w:pPr>
        <w:pStyle w:val="Heading2"/>
        <w:jc w:val="both"/>
      </w:pPr>
      <w:bookmarkStart w:id="13" w:name="_Toc263764210"/>
      <w:r>
        <w:t>Hardware Requirements</w:t>
      </w:r>
      <w:bookmarkEnd w:id="13"/>
    </w:p>
    <w:p w:rsidR="00B7365C" w:rsidRPr="0074424B" w:rsidRDefault="00B7365C" w:rsidP="004F54BA">
      <w:pPr>
        <w:pStyle w:val="Heading2"/>
        <w:jc w:val="both"/>
        <w:rPr>
          <w:rFonts w:ascii="Times New Roman" w:hAnsi="Times New Roman"/>
          <w:i w:val="0"/>
        </w:rPr>
      </w:pPr>
      <w:bookmarkStart w:id="14" w:name="_Toc263764211"/>
      <w:r w:rsidRPr="0074424B">
        <w:rPr>
          <w:rFonts w:ascii="Times New Roman" w:hAnsi="Times New Roman"/>
          <w:i w:val="0"/>
        </w:rPr>
        <w:t>Hardware layout</w:t>
      </w:r>
      <w:bookmarkEnd w:id="14"/>
    </w:p>
    <w:p w:rsidR="00641EB3" w:rsidRPr="00EA3843" w:rsidRDefault="00641EB3" w:rsidP="004F54BA">
      <w:pPr>
        <w:pStyle w:val="Default"/>
        <w:jc w:val="both"/>
        <w:rPr>
          <w:rFonts w:ascii="Times New Roman" w:hAnsi="Times New Roman" w:cs="Times New Roman"/>
          <w:sz w:val="20"/>
          <w:szCs w:val="20"/>
        </w:rPr>
      </w:pPr>
      <w:smartTag w:uri="urn:schemas-microsoft-com:office:smarttags" w:element="City">
        <w:r w:rsidRPr="00EA3843">
          <w:rPr>
            <w:rFonts w:ascii="Times New Roman" w:hAnsi="Times New Roman" w:cs="Times New Roman"/>
            <w:sz w:val="20"/>
            <w:szCs w:val="20"/>
          </w:rPr>
          <w:t>Hobart</w:t>
        </w:r>
      </w:smartTag>
      <w:r w:rsidRPr="00EA3843">
        <w:rPr>
          <w:rFonts w:ascii="Times New Roman" w:hAnsi="Times New Roman" w:cs="Times New Roman"/>
          <w:sz w:val="20"/>
          <w:szCs w:val="20"/>
        </w:rPr>
        <w:t xml:space="preserve"> manufa</w:t>
      </w:r>
      <w:r w:rsidR="00273A6C" w:rsidRPr="00EA3843">
        <w:rPr>
          <w:rFonts w:ascii="Times New Roman" w:hAnsi="Times New Roman" w:cs="Times New Roman"/>
          <w:sz w:val="20"/>
          <w:szCs w:val="20"/>
        </w:rPr>
        <w:t>c</w:t>
      </w:r>
      <w:r w:rsidRPr="00EA3843">
        <w:rPr>
          <w:rFonts w:ascii="Times New Roman" w:hAnsi="Times New Roman" w:cs="Times New Roman"/>
          <w:sz w:val="20"/>
          <w:szCs w:val="20"/>
        </w:rPr>
        <w:t xml:space="preserve">tures </w:t>
      </w:r>
      <w:r w:rsidR="00B7365C" w:rsidRPr="00EA3843">
        <w:rPr>
          <w:rFonts w:ascii="Times New Roman" w:hAnsi="Times New Roman" w:cs="Times New Roman"/>
          <w:sz w:val="20"/>
          <w:szCs w:val="20"/>
        </w:rPr>
        <w:t xml:space="preserve">multiple consoles which </w:t>
      </w:r>
      <w:r w:rsidR="00C17EC7">
        <w:rPr>
          <w:rFonts w:ascii="Times New Roman" w:hAnsi="Times New Roman" w:cs="Times New Roman"/>
          <w:sz w:val="20"/>
          <w:szCs w:val="20"/>
        </w:rPr>
        <w:t xml:space="preserve">allow </w:t>
      </w:r>
      <w:smartTag w:uri="urn:schemas-microsoft-com:office:smarttags" w:element="place">
        <w:smartTag w:uri="urn:schemas-microsoft-com:office:smarttags" w:element="City">
          <w:r w:rsidR="00273A6C" w:rsidRPr="00EA3843">
            <w:rPr>
              <w:rFonts w:ascii="Times New Roman" w:hAnsi="Times New Roman" w:cs="Times New Roman"/>
              <w:sz w:val="20"/>
              <w:szCs w:val="20"/>
            </w:rPr>
            <w:t>Hobart</w:t>
          </w:r>
        </w:smartTag>
      </w:smartTag>
      <w:r w:rsidR="00273A6C" w:rsidRPr="00EA3843">
        <w:rPr>
          <w:rFonts w:ascii="Times New Roman" w:hAnsi="Times New Roman" w:cs="Times New Roman"/>
          <w:sz w:val="20"/>
          <w:szCs w:val="20"/>
        </w:rPr>
        <w:t xml:space="preserve"> </w:t>
      </w:r>
      <w:r w:rsidR="00B7365C" w:rsidRPr="00EA3843">
        <w:rPr>
          <w:rFonts w:ascii="Times New Roman" w:hAnsi="Times New Roman" w:cs="Times New Roman"/>
          <w:sz w:val="20"/>
          <w:szCs w:val="20"/>
        </w:rPr>
        <w:t>peripheral devices to connect</w:t>
      </w:r>
      <w:r w:rsidR="00273A6C" w:rsidRPr="00EA3843">
        <w:rPr>
          <w:rFonts w:ascii="Times New Roman" w:hAnsi="Times New Roman" w:cs="Times New Roman"/>
          <w:sz w:val="20"/>
          <w:szCs w:val="20"/>
        </w:rPr>
        <w:t xml:space="preserve"> over USB interface</w:t>
      </w:r>
      <w:r w:rsidR="00B7365C" w:rsidRPr="00EA3843">
        <w:rPr>
          <w:rFonts w:ascii="Times New Roman" w:hAnsi="Times New Roman" w:cs="Times New Roman"/>
          <w:sz w:val="20"/>
          <w:szCs w:val="20"/>
        </w:rPr>
        <w:t xml:space="preserve">.  Equipped with </w:t>
      </w:r>
      <w:r w:rsidR="00F77F61" w:rsidRPr="00EA3843">
        <w:rPr>
          <w:rFonts w:ascii="Times New Roman" w:hAnsi="Times New Roman" w:cs="Times New Roman"/>
          <w:sz w:val="20"/>
          <w:szCs w:val="20"/>
        </w:rPr>
        <w:t>an</w:t>
      </w:r>
      <w:r w:rsidR="00273A6C" w:rsidRPr="00EA3843">
        <w:rPr>
          <w:rFonts w:ascii="Times New Roman" w:hAnsi="Times New Roman" w:cs="Times New Roman"/>
          <w:sz w:val="20"/>
          <w:szCs w:val="20"/>
        </w:rPr>
        <w:t xml:space="preserve"> LCD display these consoles along with the connected devices provide complete user experience.  </w:t>
      </w:r>
      <w:smartTag w:uri="urn:schemas-microsoft-com:office:smarttags" w:element="place">
        <w:smartTag w:uri="urn:schemas-microsoft-com:office:smarttags" w:element="City">
          <w:r w:rsidR="004B695E" w:rsidRPr="00EA3843">
            <w:rPr>
              <w:rFonts w:ascii="Times New Roman" w:hAnsi="Times New Roman" w:cs="Times New Roman"/>
              <w:sz w:val="20"/>
              <w:szCs w:val="20"/>
            </w:rPr>
            <w:t>Hobart</w:t>
          </w:r>
        </w:smartTag>
      </w:smartTag>
      <w:r w:rsidR="004B695E" w:rsidRPr="00EA3843">
        <w:rPr>
          <w:rFonts w:ascii="Times New Roman" w:hAnsi="Times New Roman" w:cs="Times New Roman"/>
          <w:sz w:val="20"/>
          <w:szCs w:val="20"/>
        </w:rPr>
        <w:t xml:space="preserve"> currently manufactures </w:t>
      </w:r>
      <w:r w:rsidR="00273A6C" w:rsidRPr="00EA3843">
        <w:rPr>
          <w:rFonts w:ascii="Times New Roman" w:hAnsi="Times New Roman" w:cs="Times New Roman"/>
          <w:sz w:val="20"/>
          <w:szCs w:val="20"/>
        </w:rPr>
        <w:t>two types of consoles</w:t>
      </w:r>
    </w:p>
    <w:p w:rsidR="00EA3843" w:rsidRPr="00EA3843" w:rsidRDefault="00EA3843" w:rsidP="004F54BA">
      <w:pPr>
        <w:pStyle w:val="Default"/>
        <w:jc w:val="both"/>
        <w:rPr>
          <w:rFonts w:ascii="Times New Roman" w:hAnsi="Times New Roman" w:cs="Times New Roman"/>
          <w:sz w:val="20"/>
          <w:szCs w:val="20"/>
        </w:rPr>
      </w:pPr>
    </w:p>
    <w:p w:rsidR="00273A6C" w:rsidRPr="00EA3843" w:rsidRDefault="00273A6C" w:rsidP="004F54BA">
      <w:pPr>
        <w:pStyle w:val="Default"/>
        <w:numPr>
          <w:ilvl w:val="0"/>
          <w:numId w:val="11"/>
        </w:numPr>
        <w:jc w:val="both"/>
        <w:rPr>
          <w:rFonts w:ascii="Times New Roman" w:hAnsi="Times New Roman" w:cs="Times New Roman"/>
          <w:b/>
          <w:sz w:val="20"/>
          <w:szCs w:val="20"/>
        </w:rPr>
      </w:pPr>
      <w:r w:rsidRPr="00EA3843">
        <w:rPr>
          <w:rFonts w:ascii="Times New Roman" w:hAnsi="Times New Roman" w:cs="Times New Roman"/>
          <w:b/>
          <w:sz w:val="20"/>
          <w:szCs w:val="20"/>
        </w:rPr>
        <w:t>HLX Console</w:t>
      </w:r>
      <w:r w:rsidR="00EA3843" w:rsidRPr="00EA3843">
        <w:rPr>
          <w:rFonts w:ascii="Times New Roman" w:hAnsi="Times New Roman" w:cs="Times New Roman"/>
          <w:b/>
          <w:sz w:val="20"/>
          <w:szCs w:val="20"/>
        </w:rPr>
        <w:t xml:space="preserve"> (HLX)</w:t>
      </w:r>
    </w:p>
    <w:p w:rsidR="00273A6C" w:rsidRPr="00EA3843" w:rsidRDefault="00273A6C" w:rsidP="004F54BA">
      <w:pPr>
        <w:pStyle w:val="Default"/>
        <w:numPr>
          <w:ilvl w:val="0"/>
          <w:numId w:val="11"/>
        </w:numPr>
        <w:jc w:val="both"/>
        <w:rPr>
          <w:rFonts w:ascii="Times New Roman" w:hAnsi="Times New Roman" w:cs="Times New Roman"/>
          <w:b/>
          <w:sz w:val="20"/>
          <w:szCs w:val="20"/>
        </w:rPr>
      </w:pPr>
      <w:r w:rsidRPr="00EA3843">
        <w:rPr>
          <w:rFonts w:ascii="Times New Roman" w:hAnsi="Times New Roman" w:cs="Times New Roman"/>
          <w:b/>
          <w:sz w:val="20"/>
          <w:szCs w:val="20"/>
        </w:rPr>
        <w:t>Access Console</w:t>
      </w:r>
      <w:r w:rsidR="00EA3843" w:rsidRPr="00EA3843">
        <w:rPr>
          <w:rFonts w:ascii="Times New Roman" w:hAnsi="Times New Roman" w:cs="Times New Roman"/>
          <w:b/>
          <w:sz w:val="20"/>
          <w:szCs w:val="20"/>
        </w:rPr>
        <w:t xml:space="preserve"> (Access)</w:t>
      </w:r>
    </w:p>
    <w:p w:rsidR="00641EB3" w:rsidRPr="00EA3843" w:rsidRDefault="00641EB3" w:rsidP="004F54BA">
      <w:pPr>
        <w:pStyle w:val="Default"/>
        <w:jc w:val="both"/>
        <w:rPr>
          <w:rFonts w:ascii="Times New Roman" w:hAnsi="Times New Roman" w:cs="Times New Roman"/>
          <w:sz w:val="20"/>
          <w:szCs w:val="20"/>
        </w:rPr>
      </w:pPr>
    </w:p>
    <w:p w:rsidR="006F77F6" w:rsidRDefault="00F77F61" w:rsidP="004F54BA">
      <w:pPr>
        <w:pStyle w:val="Default"/>
        <w:jc w:val="both"/>
        <w:rPr>
          <w:rFonts w:ascii="Times New Roman" w:hAnsi="Times New Roman" w:cs="Times New Roman"/>
          <w:sz w:val="20"/>
          <w:szCs w:val="20"/>
        </w:rPr>
      </w:pPr>
      <w:r w:rsidRPr="00EA3843">
        <w:rPr>
          <w:rFonts w:ascii="Times New Roman" w:hAnsi="Times New Roman" w:cs="Times New Roman"/>
          <w:sz w:val="20"/>
          <w:szCs w:val="20"/>
        </w:rPr>
        <w:t xml:space="preserve">At </w:t>
      </w:r>
      <w:r w:rsidR="00B50C44">
        <w:rPr>
          <w:rFonts w:ascii="Times New Roman" w:hAnsi="Times New Roman" w:cs="Times New Roman"/>
          <w:sz w:val="20"/>
          <w:szCs w:val="20"/>
        </w:rPr>
        <w:t xml:space="preserve">a </w:t>
      </w:r>
      <w:r w:rsidRPr="00EA3843">
        <w:rPr>
          <w:rFonts w:ascii="Times New Roman" w:hAnsi="Times New Roman" w:cs="Times New Roman"/>
          <w:sz w:val="20"/>
          <w:szCs w:val="20"/>
        </w:rPr>
        <w:t>p</w:t>
      </w:r>
      <w:r w:rsidR="004B695E" w:rsidRPr="00EA3843">
        <w:rPr>
          <w:rFonts w:ascii="Times New Roman" w:hAnsi="Times New Roman" w:cs="Times New Roman"/>
          <w:sz w:val="20"/>
          <w:szCs w:val="20"/>
        </w:rPr>
        <w:t>e</w:t>
      </w:r>
      <w:r w:rsidRPr="00EA3843">
        <w:rPr>
          <w:rFonts w:ascii="Times New Roman" w:hAnsi="Times New Roman" w:cs="Times New Roman"/>
          <w:sz w:val="20"/>
          <w:szCs w:val="20"/>
        </w:rPr>
        <w:t>ripheral level</w:t>
      </w:r>
      <w:r w:rsidR="00B50C44">
        <w:rPr>
          <w:rFonts w:ascii="Times New Roman" w:hAnsi="Times New Roman" w:cs="Times New Roman"/>
          <w:sz w:val="20"/>
          <w:szCs w:val="20"/>
        </w:rPr>
        <w:t>, the</w:t>
      </w:r>
      <w:r w:rsidRPr="00EA3843">
        <w:rPr>
          <w:rFonts w:ascii="Times New Roman" w:hAnsi="Times New Roman" w:cs="Times New Roman"/>
          <w:sz w:val="20"/>
          <w:szCs w:val="20"/>
        </w:rPr>
        <w:t xml:space="preserve"> </w:t>
      </w:r>
      <w:r w:rsidR="00E071F1" w:rsidRPr="00EA3843">
        <w:rPr>
          <w:rFonts w:ascii="Times New Roman" w:hAnsi="Times New Roman" w:cs="Times New Roman"/>
          <w:sz w:val="20"/>
          <w:szCs w:val="20"/>
        </w:rPr>
        <w:t xml:space="preserve">HLX </w:t>
      </w:r>
      <w:r w:rsidR="000671D0" w:rsidRPr="00EA3843">
        <w:rPr>
          <w:rFonts w:ascii="Times New Roman" w:hAnsi="Times New Roman" w:cs="Times New Roman"/>
          <w:sz w:val="20"/>
          <w:szCs w:val="20"/>
        </w:rPr>
        <w:t xml:space="preserve">differs from Access </w:t>
      </w:r>
      <w:r w:rsidRPr="00EA3843">
        <w:rPr>
          <w:rFonts w:ascii="Times New Roman" w:hAnsi="Times New Roman" w:cs="Times New Roman"/>
          <w:sz w:val="20"/>
          <w:szCs w:val="20"/>
        </w:rPr>
        <w:t>in its inclusion of Printer and Weigher in the same system</w:t>
      </w:r>
      <w:r w:rsidR="00CD6C7B">
        <w:rPr>
          <w:rFonts w:ascii="Times New Roman" w:hAnsi="Times New Roman" w:cs="Times New Roman"/>
          <w:sz w:val="20"/>
          <w:szCs w:val="20"/>
        </w:rPr>
        <w:t>.</w:t>
      </w:r>
      <w:r w:rsidR="00EA3843" w:rsidRPr="00EA3843">
        <w:rPr>
          <w:rFonts w:ascii="Times New Roman" w:hAnsi="Times New Roman" w:cs="Times New Roman"/>
          <w:sz w:val="20"/>
          <w:szCs w:val="20"/>
        </w:rPr>
        <w:t xml:space="preserve"> </w:t>
      </w:r>
      <w:r w:rsidR="00C17EC7">
        <w:rPr>
          <w:rFonts w:ascii="Times New Roman" w:hAnsi="Times New Roman" w:cs="Times New Roman"/>
          <w:sz w:val="20"/>
          <w:szCs w:val="20"/>
        </w:rPr>
        <w:t xml:space="preserve">Thus HLX console provides a standalone solution with the option of functional enhancements </w:t>
      </w:r>
      <w:r w:rsidR="006F77F6">
        <w:rPr>
          <w:rFonts w:ascii="Times New Roman" w:hAnsi="Times New Roman" w:cs="Times New Roman"/>
          <w:sz w:val="20"/>
          <w:szCs w:val="20"/>
        </w:rPr>
        <w:t xml:space="preserve">primarily </w:t>
      </w:r>
      <w:r w:rsidR="00C17EC7">
        <w:rPr>
          <w:rFonts w:ascii="Times New Roman" w:hAnsi="Times New Roman" w:cs="Times New Roman"/>
          <w:sz w:val="20"/>
          <w:szCs w:val="20"/>
        </w:rPr>
        <w:t>via USB interface</w:t>
      </w:r>
      <w:r w:rsidR="005C5C41">
        <w:rPr>
          <w:rFonts w:ascii="Times New Roman" w:hAnsi="Times New Roman" w:cs="Times New Roman"/>
          <w:sz w:val="20"/>
          <w:szCs w:val="20"/>
        </w:rPr>
        <w:t>s. Examples of additional peripheral devices include items</w:t>
      </w:r>
      <w:r w:rsidR="00C17EC7">
        <w:rPr>
          <w:rFonts w:ascii="Times New Roman" w:hAnsi="Times New Roman" w:cs="Times New Roman"/>
          <w:sz w:val="20"/>
          <w:szCs w:val="20"/>
        </w:rPr>
        <w:t xml:space="preserve"> such as </w:t>
      </w:r>
      <w:r w:rsidR="00C17EC7" w:rsidRPr="00C17EC7">
        <w:rPr>
          <w:rFonts w:ascii="Times New Roman" w:hAnsi="Times New Roman" w:cs="Times New Roman"/>
          <w:i/>
          <w:sz w:val="20"/>
          <w:szCs w:val="20"/>
        </w:rPr>
        <w:t>hanging scale</w:t>
      </w:r>
      <w:r w:rsidR="00C17EC7">
        <w:rPr>
          <w:rFonts w:ascii="Times New Roman" w:hAnsi="Times New Roman" w:cs="Times New Roman"/>
          <w:i/>
          <w:sz w:val="20"/>
          <w:szCs w:val="20"/>
        </w:rPr>
        <w:t>s</w:t>
      </w:r>
      <w:r w:rsidR="00C17EC7">
        <w:rPr>
          <w:rFonts w:ascii="Times New Roman" w:hAnsi="Times New Roman" w:cs="Times New Roman"/>
          <w:sz w:val="20"/>
          <w:szCs w:val="20"/>
        </w:rPr>
        <w:t xml:space="preserve"> and </w:t>
      </w:r>
      <w:r w:rsidR="00C17EC7" w:rsidRPr="00C17EC7">
        <w:rPr>
          <w:rFonts w:ascii="Times New Roman" w:hAnsi="Times New Roman" w:cs="Times New Roman"/>
          <w:i/>
          <w:sz w:val="20"/>
          <w:szCs w:val="20"/>
        </w:rPr>
        <w:t>elevated customer display</w:t>
      </w:r>
      <w:r w:rsidR="006F77F6">
        <w:rPr>
          <w:rFonts w:ascii="Times New Roman" w:hAnsi="Times New Roman" w:cs="Times New Roman"/>
          <w:i/>
          <w:sz w:val="20"/>
          <w:szCs w:val="20"/>
        </w:rPr>
        <w:t>.</w:t>
      </w:r>
      <w:r w:rsidR="00C17EC7">
        <w:rPr>
          <w:rFonts w:ascii="Times New Roman" w:hAnsi="Times New Roman" w:cs="Times New Roman"/>
          <w:sz w:val="20"/>
          <w:szCs w:val="20"/>
        </w:rPr>
        <w:t xml:space="preserve"> </w:t>
      </w:r>
      <w:r w:rsidR="006F77F6">
        <w:rPr>
          <w:rFonts w:ascii="Times New Roman" w:hAnsi="Times New Roman" w:cs="Times New Roman"/>
          <w:sz w:val="20"/>
          <w:szCs w:val="20"/>
        </w:rPr>
        <w:t>O</w:t>
      </w:r>
      <w:r w:rsidR="00C17EC7">
        <w:rPr>
          <w:rFonts w:ascii="Times New Roman" w:hAnsi="Times New Roman" w:cs="Times New Roman"/>
          <w:sz w:val="20"/>
          <w:szCs w:val="20"/>
        </w:rPr>
        <w:t xml:space="preserve">n the other hand Access provides a platform for controlling large and varying hardware peripheral configurations </w:t>
      </w:r>
      <w:r w:rsidR="006F77F6">
        <w:rPr>
          <w:rFonts w:ascii="Times New Roman" w:hAnsi="Times New Roman" w:cs="Times New Roman"/>
          <w:sz w:val="20"/>
          <w:szCs w:val="20"/>
        </w:rPr>
        <w:t xml:space="preserve">primarily via USB interface </w:t>
      </w:r>
      <w:r w:rsidR="005C5C41">
        <w:rPr>
          <w:rFonts w:ascii="Times New Roman" w:hAnsi="Times New Roman" w:cs="Times New Roman"/>
          <w:sz w:val="20"/>
          <w:szCs w:val="20"/>
        </w:rPr>
        <w:t>for</w:t>
      </w:r>
      <w:r w:rsidR="00C17EC7">
        <w:rPr>
          <w:rFonts w:ascii="Times New Roman" w:hAnsi="Times New Roman" w:cs="Times New Roman"/>
          <w:sz w:val="20"/>
          <w:szCs w:val="20"/>
        </w:rPr>
        <w:t xml:space="preserve"> various </w:t>
      </w:r>
      <w:r w:rsidR="00C17EC7" w:rsidRPr="00C17EC7">
        <w:rPr>
          <w:rFonts w:ascii="Times New Roman" w:hAnsi="Times New Roman" w:cs="Times New Roman"/>
          <w:i/>
          <w:sz w:val="20"/>
          <w:szCs w:val="20"/>
        </w:rPr>
        <w:t>Pre-Pack solutions</w:t>
      </w:r>
      <w:r w:rsidR="00C17EC7">
        <w:rPr>
          <w:rFonts w:ascii="Times New Roman" w:hAnsi="Times New Roman" w:cs="Times New Roman"/>
          <w:sz w:val="20"/>
          <w:szCs w:val="20"/>
        </w:rPr>
        <w:t xml:space="preserve">.  </w:t>
      </w:r>
      <w:r w:rsidR="006F77F6">
        <w:rPr>
          <w:rFonts w:ascii="Times New Roman" w:hAnsi="Times New Roman" w:cs="Times New Roman"/>
          <w:sz w:val="20"/>
          <w:szCs w:val="20"/>
        </w:rPr>
        <w:t xml:space="preserve">While both consoles </w:t>
      </w:r>
      <w:r w:rsidR="00AD70A0">
        <w:rPr>
          <w:rFonts w:ascii="Times New Roman" w:hAnsi="Times New Roman" w:cs="Times New Roman"/>
          <w:sz w:val="20"/>
          <w:szCs w:val="20"/>
        </w:rPr>
        <w:t xml:space="preserve">support serial and PCI </w:t>
      </w:r>
      <w:r w:rsidR="00B50C44">
        <w:rPr>
          <w:rFonts w:ascii="Times New Roman" w:hAnsi="Times New Roman" w:cs="Times New Roman"/>
          <w:sz w:val="20"/>
          <w:szCs w:val="20"/>
        </w:rPr>
        <w:t>b</w:t>
      </w:r>
      <w:r w:rsidR="00AD70A0">
        <w:rPr>
          <w:rFonts w:ascii="Times New Roman" w:hAnsi="Times New Roman" w:cs="Times New Roman"/>
          <w:sz w:val="20"/>
          <w:szCs w:val="20"/>
        </w:rPr>
        <w:t>uses</w:t>
      </w:r>
      <w:r w:rsidR="005C5C41">
        <w:rPr>
          <w:rFonts w:ascii="Times New Roman" w:hAnsi="Times New Roman" w:cs="Times New Roman"/>
          <w:sz w:val="20"/>
          <w:szCs w:val="20"/>
        </w:rPr>
        <w:t xml:space="preserve"> the</w:t>
      </w:r>
      <w:r w:rsidR="00AD70A0">
        <w:rPr>
          <w:rFonts w:ascii="Times New Roman" w:hAnsi="Times New Roman" w:cs="Times New Roman"/>
          <w:sz w:val="20"/>
          <w:szCs w:val="20"/>
        </w:rPr>
        <w:t xml:space="preserve"> majority of the devices use </w:t>
      </w:r>
      <w:r w:rsidR="005C5C41">
        <w:rPr>
          <w:rFonts w:ascii="Times New Roman" w:hAnsi="Times New Roman" w:cs="Times New Roman"/>
          <w:sz w:val="20"/>
          <w:szCs w:val="20"/>
        </w:rPr>
        <w:t xml:space="preserve">a </w:t>
      </w:r>
      <w:r w:rsidR="00AD70A0">
        <w:rPr>
          <w:rFonts w:ascii="Times New Roman" w:hAnsi="Times New Roman" w:cs="Times New Roman"/>
          <w:sz w:val="20"/>
          <w:szCs w:val="20"/>
        </w:rPr>
        <w:t>USB interface to communicate with the console.</w:t>
      </w:r>
    </w:p>
    <w:p w:rsidR="006F77F6" w:rsidRDefault="006F77F6" w:rsidP="004F54BA">
      <w:pPr>
        <w:pStyle w:val="Default"/>
        <w:jc w:val="both"/>
        <w:rPr>
          <w:rFonts w:ascii="Times New Roman" w:hAnsi="Times New Roman" w:cs="Times New Roman"/>
          <w:sz w:val="20"/>
          <w:szCs w:val="20"/>
        </w:rPr>
      </w:pPr>
    </w:p>
    <w:p w:rsidR="00E071F1" w:rsidRDefault="00C17EC7" w:rsidP="004F54BA">
      <w:pPr>
        <w:pStyle w:val="Default"/>
        <w:jc w:val="both"/>
        <w:rPr>
          <w:rFonts w:ascii="Times New Roman" w:hAnsi="Times New Roman" w:cs="Times New Roman"/>
          <w:sz w:val="20"/>
          <w:szCs w:val="20"/>
        </w:rPr>
      </w:pPr>
      <w:r>
        <w:rPr>
          <w:rFonts w:ascii="Times New Roman" w:hAnsi="Times New Roman" w:cs="Times New Roman"/>
          <w:sz w:val="20"/>
          <w:szCs w:val="20"/>
        </w:rPr>
        <w:t>A</w:t>
      </w:r>
      <w:r w:rsidR="00EA3843" w:rsidRPr="00EA3843">
        <w:rPr>
          <w:rFonts w:ascii="Times New Roman" w:hAnsi="Times New Roman" w:cs="Times New Roman"/>
          <w:sz w:val="20"/>
          <w:szCs w:val="20"/>
        </w:rPr>
        <w:t xml:space="preserve">t </w:t>
      </w:r>
      <w:r w:rsidR="009F0729">
        <w:rPr>
          <w:rFonts w:ascii="Times New Roman" w:hAnsi="Times New Roman" w:cs="Times New Roman"/>
          <w:sz w:val="20"/>
          <w:szCs w:val="20"/>
        </w:rPr>
        <w:t xml:space="preserve">the </w:t>
      </w:r>
      <w:r w:rsidR="00B50C44">
        <w:rPr>
          <w:rFonts w:ascii="Times New Roman" w:hAnsi="Times New Roman" w:cs="Times New Roman"/>
          <w:sz w:val="20"/>
          <w:szCs w:val="20"/>
        </w:rPr>
        <w:t>c</w:t>
      </w:r>
      <w:r w:rsidR="00EA3843" w:rsidRPr="00EA3843">
        <w:rPr>
          <w:rFonts w:ascii="Times New Roman" w:hAnsi="Times New Roman" w:cs="Times New Roman"/>
          <w:sz w:val="20"/>
          <w:szCs w:val="20"/>
        </w:rPr>
        <w:t xml:space="preserve">ircuit board level the HLX </w:t>
      </w:r>
      <w:r w:rsidR="009F0729">
        <w:rPr>
          <w:rFonts w:ascii="Times New Roman" w:hAnsi="Times New Roman" w:cs="Times New Roman"/>
          <w:sz w:val="20"/>
          <w:szCs w:val="20"/>
        </w:rPr>
        <w:t xml:space="preserve">and Access consoles share </w:t>
      </w:r>
      <w:r w:rsidR="005C5C41">
        <w:rPr>
          <w:rFonts w:ascii="Times New Roman" w:hAnsi="Times New Roman" w:cs="Times New Roman"/>
          <w:sz w:val="20"/>
          <w:szCs w:val="20"/>
        </w:rPr>
        <w:t xml:space="preserve">many </w:t>
      </w:r>
      <w:r w:rsidR="009F0729">
        <w:rPr>
          <w:rFonts w:ascii="Times New Roman" w:hAnsi="Times New Roman" w:cs="Times New Roman"/>
          <w:sz w:val="20"/>
          <w:szCs w:val="20"/>
        </w:rPr>
        <w:t>of the same components.  However, in order to manage various peripheral</w:t>
      </w:r>
      <w:r w:rsidR="00B24734">
        <w:rPr>
          <w:rFonts w:ascii="Times New Roman" w:hAnsi="Times New Roman" w:cs="Times New Roman"/>
          <w:sz w:val="20"/>
          <w:szCs w:val="20"/>
        </w:rPr>
        <w:t>s</w:t>
      </w:r>
      <w:r w:rsidR="00B50C44">
        <w:rPr>
          <w:rFonts w:ascii="Times New Roman" w:hAnsi="Times New Roman" w:cs="Times New Roman"/>
          <w:sz w:val="20"/>
          <w:szCs w:val="20"/>
        </w:rPr>
        <w:t>, the</w:t>
      </w:r>
      <w:r w:rsidR="009F0729">
        <w:rPr>
          <w:rFonts w:ascii="Times New Roman" w:hAnsi="Times New Roman" w:cs="Times New Roman"/>
          <w:sz w:val="20"/>
          <w:szCs w:val="20"/>
        </w:rPr>
        <w:t xml:space="preserve"> HLX employs an </w:t>
      </w:r>
      <w:r w:rsidR="00F77F61" w:rsidRPr="00655A5F">
        <w:rPr>
          <w:rFonts w:ascii="Times New Roman" w:hAnsi="Times New Roman" w:cs="Times New Roman"/>
          <w:i/>
          <w:sz w:val="20"/>
          <w:szCs w:val="20"/>
        </w:rPr>
        <w:t xml:space="preserve">ARM7 based peripheral </w:t>
      </w:r>
      <w:r w:rsidR="004B695E" w:rsidRPr="00655A5F">
        <w:rPr>
          <w:rFonts w:ascii="Times New Roman" w:hAnsi="Times New Roman" w:cs="Times New Roman"/>
          <w:i/>
          <w:sz w:val="20"/>
          <w:szCs w:val="20"/>
        </w:rPr>
        <w:t>Controller</w:t>
      </w:r>
      <w:r w:rsidR="004B695E" w:rsidRPr="00EA3843">
        <w:rPr>
          <w:rFonts w:ascii="Times New Roman" w:hAnsi="Times New Roman" w:cs="Times New Roman"/>
          <w:sz w:val="20"/>
          <w:szCs w:val="20"/>
        </w:rPr>
        <w:t xml:space="preserve"> </w:t>
      </w:r>
      <w:r w:rsidR="009F0729">
        <w:rPr>
          <w:rFonts w:ascii="Times New Roman" w:hAnsi="Times New Roman" w:cs="Times New Roman"/>
          <w:sz w:val="20"/>
          <w:szCs w:val="20"/>
        </w:rPr>
        <w:t xml:space="preserve">(APC) </w:t>
      </w:r>
      <w:r w:rsidR="004B695E" w:rsidRPr="00EA3843">
        <w:rPr>
          <w:rFonts w:ascii="Times New Roman" w:hAnsi="Times New Roman" w:cs="Times New Roman"/>
          <w:sz w:val="20"/>
          <w:szCs w:val="20"/>
        </w:rPr>
        <w:t xml:space="preserve">for </w:t>
      </w:r>
      <w:r w:rsidR="00EA3843" w:rsidRPr="00EA3843">
        <w:rPr>
          <w:rFonts w:ascii="Times New Roman" w:hAnsi="Times New Roman" w:cs="Times New Roman"/>
          <w:sz w:val="20"/>
          <w:szCs w:val="20"/>
        </w:rPr>
        <w:t>processing</w:t>
      </w:r>
      <w:r w:rsidR="004B695E" w:rsidRPr="00EA3843">
        <w:rPr>
          <w:rFonts w:ascii="Times New Roman" w:hAnsi="Times New Roman" w:cs="Times New Roman"/>
          <w:sz w:val="20"/>
          <w:szCs w:val="20"/>
        </w:rPr>
        <w:t xml:space="preserve"> </w:t>
      </w:r>
      <w:r w:rsidR="009F0729" w:rsidRPr="00EA3843">
        <w:rPr>
          <w:rFonts w:ascii="Times New Roman" w:hAnsi="Times New Roman" w:cs="Times New Roman"/>
          <w:sz w:val="20"/>
          <w:szCs w:val="20"/>
        </w:rPr>
        <w:t xml:space="preserve">peripheral </w:t>
      </w:r>
      <w:r w:rsidR="00B24734">
        <w:rPr>
          <w:rFonts w:ascii="Times New Roman" w:hAnsi="Times New Roman" w:cs="Times New Roman"/>
          <w:sz w:val="20"/>
          <w:szCs w:val="20"/>
        </w:rPr>
        <w:t>I/O</w:t>
      </w:r>
      <w:r w:rsidR="004B695E" w:rsidRPr="00EA3843">
        <w:rPr>
          <w:rFonts w:ascii="Times New Roman" w:hAnsi="Times New Roman" w:cs="Times New Roman"/>
          <w:sz w:val="20"/>
          <w:szCs w:val="20"/>
        </w:rPr>
        <w:t>.</w:t>
      </w:r>
      <w:r w:rsidR="00655A5F">
        <w:rPr>
          <w:rFonts w:ascii="Times New Roman" w:hAnsi="Times New Roman" w:cs="Times New Roman"/>
          <w:sz w:val="20"/>
          <w:szCs w:val="20"/>
        </w:rPr>
        <w:t xml:space="preserve">  </w:t>
      </w:r>
      <w:r w:rsidR="000872D6">
        <w:rPr>
          <w:rFonts w:ascii="Times New Roman" w:hAnsi="Times New Roman" w:cs="Times New Roman"/>
          <w:sz w:val="20"/>
          <w:szCs w:val="20"/>
        </w:rPr>
        <w:t>T</w:t>
      </w:r>
      <w:r w:rsidR="00655A5F">
        <w:rPr>
          <w:rFonts w:ascii="Times New Roman" w:hAnsi="Times New Roman" w:cs="Times New Roman"/>
          <w:sz w:val="20"/>
          <w:szCs w:val="20"/>
        </w:rPr>
        <w:t xml:space="preserve">his additional chip impacts the peripheral management and firmware update process at the software level.  </w:t>
      </w:r>
      <w:r w:rsidR="00B24734">
        <w:rPr>
          <w:rFonts w:ascii="Times New Roman" w:hAnsi="Times New Roman" w:cs="Times New Roman"/>
          <w:sz w:val="20"/>
          <w:szCs w:val="20"/>
        </w:rPr>
        <w:t>Overall</w:t>
      </w:r>
      <w:r w:rsidR="000872D6">
        <w:rPr>
          <w:rFonts w:ascii="Times New Roman" w:hAnsi="Times New Roman" w:cs="Times New Roman"/>
          <w:sz w:val="20"/>
          <w:szCs w:val="20"/>
        </w:rPr>
        <w:t xml:space="preserve">, APC communicates via USB with a </w:t>
      </w:r>
      <w:smartTag w:uri="urn:schemas-microsoft-com:office:smarttags" w:element="place">
        <w:smartTag w:uri="urn:schemas-microsoft-com:office:smarttags" w:element="PlaceName">
          <w:r w:rsidR="000872D6">
            <w:rPr>
              <w:rFonts w:ascii="Times New Roman" w:hAnsi="Times New Roman" w:cs="Times New Roman"/>
              <w:sz w:val="20"/>
              <w:szCs w:val="20"/>
            </w:rPr>
            <w:t>South</w:t>
          </w:r>
        </w:smartTag>
        <w:r w:rsidR="000872D6">
          <w:rPr>
            <w:rFonts w:ascii="Times New Roman" w:hAnsi="Times New Roman" w:cs="Times New Roman"/>
            <w:sz w:val="20"/>
            <w:szCs w:val="20"/>
          </w:rPr>
          <w:t xml:space="preserve"> </w:t>
        </w:r>
        <w:smartTag w:uri="urn:schemas-microsoft-com:office:smarttags" w:element="PlaceType">
          <w:r w:rsidR="000872D6">
            <w:rPr>
              <w:rFonts w:ascii="Times New Roman" w:hAnsi="Times New Roman" w:cs="Times New Roman"/>
              <w:sz w:val="20"/>
              <w:szCs w:val="20"/>
            </w:rPr>
            <w:t>Bridge</w:t>
          </w:r>
        </w:smartTag>
      </w:smartTag>
      <w:r w:rsidR="000872D6">
        <w:rPr>
          <w:rFonts w:ascii="Times New Roman" w:hAnsi="Times New Roman" w:cs="Times New Roman"/>
          <w:sz w:val="20"/>
          <w:szCs w:val="20"/>
        </w:rPr>
        <w:t xml:space="preserve"> to a</w:t>
      </w:r>
      <w:r w:rsidR="004211F7">
        <w:rPr>
          <w:rFonts w:ascii="Times New Roman" w:hAnsi="Times New Roman" w:cs="Times New Roman"/>
          <w:sz w:val="20"/>
          <w:szCs w:val="20"/>
        </w:rPr>
        <w:t>n</w:t>
      </w:r>
      <w:r w:rsidR="000872D6">
        <w:rPr>
          <w:rFonts w:ascii="Times New Roman" w:hAnsi="Times New Roman" w:cs="Times New Roman"/>
          <w:sz w:val="20"/>
          <w:szCs w:val="20"/>
        </w:rPr>
        <w:t xml:space="preserve"> x86 based LX800 AMD </w:t>
      </w:r>
      <w:r w:rsidR="00BC3094">
        <w:rPr>
          <w:rFonts w:ascii="Times New Roman" w:hAnsi="Times New Roman" w:cs="Times New Roman"/>
          <w:sz w:val="20"/>
          <w:szCs w:val="20"/>
        </w:rPr>
        <w:t xml:space="preserve">Geode </w:t>
      </w:r>
      <w:r w:rsidR="000872D6">
        <w:rPr>
          <w:rFonts w:ascii="Times New Roman" w:hAnsi="Times New Roman" w:cs="Times New Roman"/>
          <w:sz w:val="20"/>
          <w:szCs w:val="20"/>
        </w:rPr>
        <w:t>processor.</w:t>
      </w:r>
      <w:r w:rsidR="00B24734">
        <w:rPr>
          <w:rFonts w:ascii="Times New Roman" w:hAnsi="Times New Roman" w:cs="Times New Roman"/>
          <w:sz w:val="20"/>
          <w:szCs w:val="20"/>
        </w:rPr>
        <w:t xml:space="preserve"> </w:t>
      </w:r>
      <w:r w:rsidR="000872D6">
        <w:rPr>
          <w:rFonts w:ascii="Times New Roman" w:hAnsi="Times New Roman" w:cs="Times New Roman"/>
          <w:sz w:val="20"/>
          <w:szCs w:val="20"/>
        </w:rPr>
        <w:t xml:space="preserve"> This AMD chip is the </w:t>
      </w:r>
      <w:r w:rsidR="00E13A3B">
        <w:rPr>
          <w:rFonts w:ascii="Times New Roman" w:hAnsi="Times New Roman" w:cs="Times New Roman"/>
          <w:sz w:val="20"/>
          <w:szCs w:val="20"/>
        </w:rPr>
        <w:t>processor</w:t>
      </w:r>
      <w:r w:rsidR="000872D6">
        <w:rPr>
          <w:rFonts w:ascii="Times New Roman" w:hAnsi="Times New Roman" w:cs="Times New Roman"/>
          <w:sz w:val="20"/>
          <w:szCs w:val="20"/>
        </w:rPr>
        <w:t xml:space="preserve"> on which the Linux Operating System </w:t>
      </w:r>
      <w:r w:rsidR="00EE7193">
        <w:rPr>
          <w:rFonts w:ascii="Times New Roman" w:hAnsi="Times New Roman" w:cs="Times New Roman"/>
          <w:sz w:val="20"/>
          <w:szCs w:val="20"/>
        </w:rPr>
        <w:t xml:space="preserve">(OS) </w:t>
      </w:r>
      <w:r w:rsidR="000872D6">
        <w:rPr>
          <w:rFonts w:ascii="Times New Roman" w:hAnsi="Times New Roman" w:cs="Times New Roman"/>
          <w:sz w:val="20"/>
          <w:szCs w:val="20"/>
        </w:rPr>
        <w:t>will execute.</w:t>
      </w:r>
      <w:r w:rsidR="002532FF">
        <w:rPr>
          <w:rFonts w:ascii="Times New Roman" w:hAnsi="Times New Roman" w:cs="Times New Roman"/>
          <w:sz w:val="20"/>
          <w:szCs w:val="20"/>
        </w:rPr>
        <w:t xml:space="preserve">  </w:t>
      </w:r>
    </w:p>
    <w:p w:rsidR="007D33F7" w:rsidRDefault="007D33F7" w:rsidP="004F54BA">
      <w:pPr>
        <w:pStyle w:val="Default"/>
        <w:jc w:val="both"/>
        <w:rPr>
          <w:rFonts w:ascii="Times New Roman" w:hAnsi="Times New Roman" w:cs="Times New Roman"/>
          <w:sz w:val="20"/>
          <w:szCs w:val="20"/>
        </w:rPr>
      </w:pPr>
    </w:p>
    <w:p w:rsidR="007D33F7" w:rsidRDefault="007D33F7" w:rsidP="004F54BA">
      <w:pPr>
        <w:pStyle w:val="Default"/>
        <w:jc w:val="both"/>
        <w:rPr>
          <w:rFonts w:ascii="Times New Roman" w:hAnsi="Times New Roman" w:cs="Times New Roman"/>
          <w:sz w:val="20"/>
          <w:szCs w:val="20"/>
        </w:rPr>
      </w:pPr>
    </w:p>
    <w:p w:rsidR="007D33F7" w:rsidRDefault="007D33F7" w:rsidP="004F54BA">
      <w:pPr>
        <w:pStyle w:val="Default"/>
        <w:jc w:val="both"/>
        <w:rPr>
          <w:rFonts w:ascii="Times New Roman" w:hAnsi="Times New Roman" w:cs="Times New Roman"/>
          <w:sz w:val="20"/>
          <w:szCs w:val="20"/>
        </w:rPr>
      </w:pPr>
    </w:p>
    <w:p w:rsidR="00BC3094" w:rsidRDefault="00A92736" w:rsidP="004F54BA">
      <w:pPr>
        <w:pStyle w:val="Default"/>
        <w:jc w:val="both"/>
        <w:rPr>
          <w:rFonts w:ascii="Times New Roman" w:hAnsi="Times New Roman" w:cs="Times New Roman"/>
          <w:sz w:val="20"/>
          <w:szCs w:val="20"/>
        </w:rPr>
      </w:pPr>
      <w:r w:rsidRPr="00276741">
        <w:rPr>
          <w:rFonts w:ascii="Times New Roman" w:hAnsi="Times New Roman" w:cs="Times New Roman"/>
          <w:noProof/>
          <w:sz w:val="20"/>
          <w:szCs w:val="20"/>
        </w:rPr>
        <w:pict>
          <v:shape id="_x0000_i1027" type="#_x0000_t75" style="width:467.05pt;height:218.5pt;visibility:visible">
            <v:imagedata r:id="rId10" o:title=""/>
          </v:shape>
        </w:pict>
      </w:r>
    </w:p>
    <w:p w:rsidR="000364B9" w:rsidRDefault="00097DA3" w:rsidP="004F54BA">
      <w:pPr>
        <w:pStyle w:val="Default"/>
        <w:jc w:val="both"/>
        <w:rPr>
          <w:rFonts w:ascii="Times New Roman" w:hAnsi="Times New Roman" w:cs="Times New Roman"/>
          <w:sz w:val="20"/>
          <w:szCs w:val="20"/>
        </w:rPr>
      </w:pPr>
      <w:r>
        <w:rPr>
          <w:rFonts w:ascii="Times New Roman" w:hAnsi="Times New Roman" w:cs="Times New Roman"/>
          <w:sz w:val="20"/>
          <w:szCs w:val="20"/>
        </w:rPr>
        <w:t>Figure 1.1</w:t>
      </w:r>
      <w:r w:rsidR="00F6279F">
        <w:rPr>
          <w:rFonts w:ascii="Times New Roman" w:hAnsi="Times New Roman" w:cs="Times New Roman"/>
          <w:sz w:val="20"/>
          <w:szCs w:val="20"/>
        </w:rPr>
        <w:t xml:space="preserve"> HLX Hardware component block diagram.</w:t>
      </w:r>
    </w:p>
    <w:p w:rsidR="000364B9" w:rsidRDefault="000364B9" w:rsidP="004F54BA">
      <w:pPr>
        <w:pStyle w:val="Default"/>
        <w:jc w:val="both"/>
        <w:rPr>
          <w:rFonts w:ascii="Times New Roman" w:hAnsi="Times New Roman" w:cs="Times New Roman"/>
          <w:sz w:val="20"/>
          <w:szCs w:val="20"/>
        </w:rPr>
      </w:pPr>
    </w:p>
    <w:p w:rsidR="00BC3094" w:rsidRDefault="00BC3094" w:rsidP="004F54BA">
      <w:pPr>
        <w:pStyle w:val="Default"/>
        <w:jc w:val="both"/>
        <w:rPr>
          <w:rFonts w:ascii="Times New Roman" w:hAnsi="Times New Roman" w:cs="Times New Roman"/>
          <w:sz w:val="20"/>
          <w:szCs w:val="20"/>
        </w:rPr>
      </w:pPr>
      <w:r>
        <w:rPr>
          <w:rFonts w:ascii="Times New Roman" w:hAnsi="Times New Roman" w:cs="Times New Roman"/>
          <w:sz w:val="20"/>
          <w:szCs w:val="20"/>
        </w:rPr>
        <w:t xml:space="preserve">Geode LX800 is a low power 500 MHZ </w:t>
      </w:r>
      <w:r w:rsidR="00E6530C">
        <w:rPr>
          <w:rFonts w:ascii="Times New Roman" w:hAnsi="Times New Roman" w:cs="Times New Roman"/>
          <w:sz w:val="20"/>
          <w:szCs w:val="20"/>
        </w:rPr>
        <w:t xml:space="preserve">System-on-a-chip microprocessor with an </w:t>
      </w:r>
      <w:r w:rsidR="004211F7">
        <w:rPr>
          <w:rFonts w:ascii="Times New Roman" w:hAnsi="Times New Roman" w:cs="Times New Roman"/>
          <w:sz w:val="20"/>
          <w:szCs w:val="20"/>
        </w:rPr>
        <w:t>integrate</w:t>
      </w:r>
      <w:r w:rsidR="00921F16">
        <w:rPr>
          <w:rFonts w:ascii="Times New Roman" w:hAnsi="Times New Roman" w:cs="Times New Roman"/>
          <w:sz w:val="20"/>
          <w:szCs w:val="20"/>
        </w:rPr>
        <w:t>d</w:t>
      </w:r>
      <w:r w:rsidR="004211F7">
        <w:rPr>
          <w:rFonts w:ascii="Times New Roman" w:hAnsi="Times New Roman" w:cs="Times New Roman"/>
          <w:sz w:val="20"/>
          <w:szCs w:val="20"/>
        </w:rPr>
        <w:t xml:space="preserve"> Floating Point Unit (FPU)</w:t>
      </w:r>
      <w:r w:rsidR="0010016A">
        <w:rPr>
          <w:rFonts w:ascii="Times New Roman" w:hAnsi="Times New Roman" w:cs="Times New Roman"/>
          <w:sz w:val="20"/>
          <w:szCs w:val="20"/>
        </w:rPr>
        <w:t xml:space="preserve">.  </w:t>
      </w:r>
      <w:r>
        <w:rPr>
          <w:rFonts w:ascii="Times New Roman" w:hAnsi="Times New Roman" w:cs="Times New Roman"/>
          <w:sz w:val="20"/>
          <w:szCs w:val="20"/>
        </w:rPr>
        <w:t xml:space="preserve"> </w:t>
      </w:r>
      <w:r w:rsidR="00921F16">
        <w:rPr>
          <w:rFonts w:ascii="Times New Roman" w:hAnsi="Times New Roman" w:cs="Times New Roman"/>
          <w:sz w:val="20"/>
          <w:szCs w:val="20"/>
        </w:rPr>
        <w:t xml:space="preserve">It provides built in Graphics </w:t>
      </w:r>
      <w:r w:rsidR="00215A5C">
        <w:rPr>
          <w:rFonts w:ascii="Times New Roman" w:hAnsi="Times New Roman" w:cs="Times New Roman"/>
          <w:sz w:val="20"/>
          <w:szCs w:val="20"/>
        </w:rPr>
        <w:t>Processor (GP)</w:t>
      </w:r>
      <w:r w:rsidR="00921F16">
        <w:rPr>
          <w:rFonts w:ascii="Times New Roman" w:hAnsi="Times New Roman" w:cs="Times New Roman"/>
          <w:sz w:val="20"/>
          <w:szCs w:val="20"/>
        </w:rPr>
        <w:t xml:space="preserve"> </w:t>
      </w:r>
      <w:r w:rsidR="00215A5C">
        <w:rPr>
          <w:rFonts w:ascii="Times New Roman" w:hAnsi="Times New Roman" w:cs="Times New Roman"/>
          <w:sz w:val="20"/>
          <w:szCs w:val="20"/>
        </w:rPr>
        <w:t xml:space="preserve">and support for </w:t>
      </w:r>
      <w:r w:rsidR="00B50C44">
        <w:rPr>
          <w:rFonts w:ascii="Times New Roman" w:hAnsi="Times New Roman" w:cs="Times New Roman"/>
          <w:sz w:val="20"/>
          <w:szCs w:val="20"/>
        </w:rPr>
        <w:t>h</w:t>
      </w:r>
      <w:r w:rsidR="00921F16">
        <w:rPr>
          <w:rFonts w:ascii="Times New Roman" w:hAnsi="Times New Roman" w:cs="Times New Roman"/>
          <w:sz w:val="20"/>
          <w:szCs w:val="20"/>
        </w:rPr>
        <w:t>igh resolution CRT and TFT outputs.</w:t>
      </w:r>
      <w:r w:rsidR="006C3842">
        <w:rPr>
          <w:rFonts w:ascii="Times New Roman" w:hAnsi="Times New Roman" w:cs="Times New Roman"/>
          <w:sz w:val="20"/>
          <w:szCs w:val="20"/>
        </w:rPr>
        <w:t xml:space="preserve">  </w:t>
      </w:r>
      <w:r w:rsidR="00097DA3">
        <w:rPr>
          <w:rFonts w:ascii="Times New Roman" w:hAnsi="Times New Roman" w:cs="Times New Roman"/>
          <w:sz w:val="20"/>
          <w:szCs w:val="20"/>
        </w:rPr>
        <w:t xml:space="preserve">Since both consoles use this </w:t>
      </w:r>
      <w:r w:rsidR="00E13A3B">
        <w:rPr>
          <w:rFonts w:ascii="Times New Roman" w:hAnsi="Times New Roman" w:cs="Times New Roman"/>
          <w:sz w:val="20"/>
          <w:szCs w:val="20"/>
        </w:rPr>
        <w:t xml:space="preserve">microprocessor a </w:t>
      </w:r>
      <w:r w:rsidR="006C3842">
        <w:rPr>
          <w:rFonts w:ascii="Times New Roman" w:hAnsi="Times New Roman" w:cs="Times New Roman"/>
          <w:sz w:val="20"/>
          <w:szCs w:val="20"/>
        </w:rPr>
        <w:t xml:space="preserve">distro supporting </w:t>
      </w:r>
      <w:r w:rsidR="00E13A3B">
        <w:rPr>
          <w:rFonts w:ascii="Times New Roman" w:hAnsi="Times New Roman" w:cs="Times New Roman"/>
          <w:sz w:val="20"/>
          <w:szCs w:val="20"/>
        </w:rPr>
        <w:t xml:space="preserve">this </w:t>
      </w:r>
      <w:r w:rsidR="00097DA3">
        <w:rPr>
          <w:rFonts w:ascii="Times New Roman" w:hAnsi="Times New Roman" w:cs="Times New Roman"/>
          <w:sz w:val="20"/>
          <w:szCs w:val="20"/>
        </w:rPr>
        <w:t>architecture</w:t>
      </w:r>
      <w:r w:rsidR="006C3842">
        <w:rPr>
          <w:rFonts w:ascii="Times New Roman" w:hAnsi="Times New Roman" w:cs="Times New Roman"/>
          <w:sz w:val="20"/>
          <w:szCs w:val="20"/>
        </w:rPr>
        <w:t xml:space="preserve"> </w:t>
      </w:r>
      <w:r w:rsidR="00E13A3B">
        <w:rPr>
          <w:rFonts w:ascii="Times New Roman" w:hAnsi="Times New Roman" w:cs="Times New Roman"/>
          <w:sz w:val="20"/>
          <w:szCs w:val="20"/>
        </w:rPr>
        <w:t>will be required</w:t>
      </w:r>
      <w:r w:rsidR="006C3842">
        <w:rPr>
          <w:rFonts w:ascii="Times New Roman" w:hAnsi="Times New Roman" w:cs="Times New Roman"/>
          <w:sz w:val="20"/>
          <w:szCs w:val="20"/>
        </w:rPr>
        <w:t>.</w:t>
      </w:r>
      <w:r w:rsidR="002532FF">
        <w:rPr>
          <w:rFonts w:ascii="Times New Roman" w:hAnsi="Times New Roman" w:cs="Times New Roman"/>
          <w:sz w:val="20"/>
          <w:szCs w:val="20"/>
        </w:rPr>
        <w:t xml:space="preserve">  </w:t>
      </w:r>
    </w:p>
    <w:p w:rsidR="007D33F7" w:rsidRDefault="007D33F7" w:rsidP="004F54BA">
      <w:pPr>
        <w:pStyle w:val="Default"/>
        <w:jc w:val="both"/>
        <w:rPr>
          <w:rFonts w:ascii="Times New Roman" w:hAnsi="Times New Roman" w:cs="Times New Roman"/>
          <w:sz w:val="20"/>
          <w:szCs w:val="20"/>
        </w:rPr>
      </w:pPr>
    </w:p>
    <w:p w:rsidR="0091600C" w:rsidRDefault="007D33F7" w:rsidP="004F54BA">
      <w:pPr>
        <w:pStyle w:val="Heading4"/>
        <w:jc w:val="both"/>
      </w:pPr>
      <w:r>
        <w:lastRenderedPageBreak/>
        <w:t>Peripheral support</w:t>
      </w:r>
    </w:p>
    <w:p w:rsidR="00097DA3" w:rsidRDefault="002532FF" w:rsidP="004F54BA">
      <w:pPr>
        <w:pStyle w:val="Default"/>
        <w:jc w:val="both"/>
        <w:rPr>
          <w:rFonts w:ascii="Times New Roman" w:hAnsi="Times New Roman" w:cs="Times New Roman"/>
          <w:sz w:val="20"/>
          <w:szCs w:val="20"/>
        </w:rPr>
      </w:pPr>
      <w:r>
        <w:rPr>
          <w:rFonts w:ascii="Times New Roman" w:hAnsi="Times New Roman" w:cs="Times New Roman"/>
          <w:sz w:val="20"/>
          <w:szCs w:val="20"/>
        </w:rPr>
        <w:t>A</w:t>
      </w:r>
      <w:r w:rsidR="00097DA3">
        <w:rPr>
          <w:rFonts w:ascii="Times New Roman" w:hAnsi="Times New Roman" w:cs="Times New Roman"/>
          <w:sz w:val="20"/>
          <w:szCs w:val="20"/>
        </w:rPr>
        <w:t xml:space="preserve">s depicted in </w:t>
      </w:r>
      <w:r w:rsidR="00141792">
        <w:rPr>
          <w:rFonts w:ascii="Times New Roman" w:hAnsi="Times New Roman" w:cs="Times New Roman"/>
          <w:sz w:val="20"/>
          <w:szCs w:val="20"/>
        </w:rPr>
        <w:t>F</w:t>
      </w:r>
      <w:r w:rsidR="00097DA3">
        <w:rPr>
          <w:rFonts w:ascii="Times New Roman" w:hAnsi="Times New Roman" w:cs="Times New Roman"/>
          <w:sz w:val="20"/>
          <w:szCs w:val="20"/>
        </w:rPr>
        <w:t xml:space="preserve">igure 1.2 </w:t>
      </w:r>
      <w:r w:rsidR="00E13A3B">
        <w:rPr>
          <w:rFonts w:ascii="Times New Roman" w:hAnsi="Times New Roman" w:cs="Times New Roman"/>
          <w:sz w:val="20"/>
          <w:szCs w:val="20"/>
        </w:rPr>
        <w:t xml:space="preserve">the </w:t>
      </w:r>
      <w:r w:rsidR="00097DA3">
        <w:rPr>
          <w:rFonts w:ascii="Times New Roman" w:hAnsi="Times New Roman" w:cs="Times New Roman"/>
          <w:sz w:val="20"/>
          <w:szCs w:val="20"/>
        </w:rPr>
        <w:t xml:space="preserve">Geode processor supports </w:t>
      </w:r>
      <w:r w:rsidR="00BC636D">
        <w:rPr>
          <w:rFonts w:ascii="Times New Roman" w:hAnsi="Times New Roman" w:cs="Times New Roman"/>
          <w:sz w:val="20"/>
          <w:szCs w:val="20"/>
        </w:rPr>
        <w:t xml:space="preserve">built in </w:t>
      </w:r>
      <w:r w:rsidR="00097DA3">
        <w:rPr>
          <w:rFonts w:ascii="Times New Roman" w:hAnsi="Times New Roman" w:cs="Times New Roman"/>
          <w:sz w:val="20"/>
          <w:szCs w:val="20"/>
        </w:rPr>
        <w:t>PCI bridge</w:t>
      </w:r>
      <w:r w:rsidR="00BC636D">
        <w:rPr>
          <w:rFonts w:ascii="Times New Roman" w:hAnsi="Times New Roman" w:cs="Times New Roman"/>
          <w:sz w:val="20"/>
          <w:szCs w:val="20"/>
        </w:rPr>
        <w:t xml:space="preserve"> module.  Both </w:t>
      </w:r>
      <w:r w:rsidR="003363C8">
        <w:rPr>
          <w:rFonts w:ascii="Times New Roman" w:hAnsi="Times New Roman" w:cs="Times New Roman"/>
          <w:sz w:val="20"/>
          <w:szCs w:val="20"/>
        </w:rPr>
        <w:t>c</w:t>
      </w:r>
      <w:r w:rsidR="00BC636D">
        <w:rPr>
          <w:rFonts w:ascii="Times New Roman" w:hAnsi="Times New Roman" w:cs="Times New Roman"/>
          <w:sz w:val="20"/>
          <w:szCs w:val="20"/>
        </w:rPr>
        <w:t>onsoles use the PCI bus to provide networking capability to the console</w:t>
      </w:r>
      <w:r w:rsidR="00F6279F">
        <w:rPr>
          <w:rFonts w:ascii="Times New Roman" w:hAnsi="Times New Roman" w:cs="Times New Roman"/>
          <w:sz w:val="20"/>
          <w:szCs w:val="20"/>
        </w:rPr>
        <w:t xml:space="preserve"> and c</w:t>
      </w:r>
      <w:r w:rsidR="00141792">
        <w:rPr>
          <w:rFonts w:ascii="Times New Roman" w:hAnsi="Times New Roman" w:cs="Times New Roman"/>
          <w:sz w:val="20"/>
          <w:szCs w:val="20"/>
        </w:rPr>
        <w:t>urrently both wireless and wired network interfaces are supported using th</w:t>
      </w:r>
      <w:r w:rsidR="00F6279F">
        <w:rPr>
          <w:rFonts w:ascii="Times New Roman" w:hAnsi="Times New Roman" w:cs="Times New Roman"/>
          <w:sz w:val="20"/>
          <w:szCs w:val="20"/>
        </w:rPr>
        <w:t>is</w:t>
      </w:r>
      <w:r w:rsidR="00141792">
        <w:rPr>
          <w:rFonts w:ascii="Times New Roman" w:hAnsi="Times New Roman" w:cs="Times New Roman"/>
          <w:sz w:val="20"/>
          <w:szCs w:val="20"/>
        </w:rPr>
        <w:t xml:space="preserve"> Geode’s on-chip PCI module</w:t>
      </w:r>
      <w:r w:rsidR="00F6279F">
        <w:rPr>
          <w:rFonts w:ascii="Times New Roman" w:hAnsi="Times New Roman" w:cs="Times New Roman"/>
          <w:sz w:val="20"/>
          <w:szCs w:val="20"/>
        </w:rPr>
        <w:t xml:space="preserve">. </w:t>
      </w:r>
      <w:ins w:id="15" w:author="MinhajA" w:date="2010-06-14T10:04:00Z">
        <w:r w:rsidR="00CB0C52">
          <w:rPr>
            <w:rFonts w:ascii="Times New Roman" w:hAnsi="Times New Roman" w:cs="Times New Roman"/>
            <w:sz w:val="20"/>
            <w:szCs w:val="20"/>
          </w:rPr>
          <w:t>The wireless cards use CardBus technology</w:t>
        </w:r>
      </w:ins>
      <w:ins w:id="16" w:author="MinhajA" w:date="2010-06-14T10:05:00Z">
        <w:r w:rsidR="009E36E9">
          <w:rPr>
            <w:rFonts w:ascii="Times New Roman" w:hAnsi="Times New Roman" w:cs="Times New Roman"/>
            <w:sz w:val="20"/>
            <w:szCs w:val="20"/>
          </w:rPr>
          <w:t xml:space="preserve"> to operate over PCI bus.  </w:t>
        </w:r>
      </w:ins>
      <w:del w:id="17" w:author="MinhajA" w:date="2010-06-14T10:06:00Z">
        <w:r w:rsidR="00E13A3B" w:rsidDel="009E36E9">
          <w:rPr>
            <w:rFonts w:ascii="Times New Roman" w:hAnsi="Times New Roman" w:cs="Times New Roman"/>
            <w:sz w:val="20"/>
            <w:szCs w:val="20"/>
          </w:rPr>
          <w:delText>However, i</w:delText>
        </w:r>
      </w:del>
      <w:ins w:id="18" w:author="MinhajA" w:date="2010-06-14T10:06:00Z">
        <w:r w:rsidR="009E36E9">
          <w:rPr>
            <w:rFonts w:ascii="Times New Roman" w:hAnsi="Times New Roman" w:cs="Times New Roman"/>
            <w:sz w:val="20"/>
            <w:szCs w:val="20"/>
          </w:rPr>
          <w:t>I</w:t>
        </w:r>
      </w:ins>
      <w:r w:rsidR="00F6279F">
        <w:rPr>
          <w:rFonts w:ascii="Times New Roman" w:hAnsi="Times New Roman" w:cs="Times New Roman"/>
          <w:sz w:val="20"/>
          <w:szCs w:val="20"/>
        </w:rPr>
        <w:t>n future</w:t>
      </w:r>
      <w:r w:rsidR="00141792">
        <w:rPr>
          <w:rFonts w:ascii="Times New Roman" w:hAnsi="Times New Roman" w:cs="Times New Roman"/>
          <w:sz w:val="20"/>
          <w:szCs w:val="20"/>
        </w:rPr>
        <w:t xml:space="preserve"> USB based wireless network cards may be used to provide network connectivity.  </w:t>
      </w:r>
      <w:r w:rsidR="00B50C44">
        <w:rPr>
          <w:rFonts w:ascii="Times New Roman" w:hAnsi="Times New Roman" w:cs="Times New Roman"/>
          <w:sz w:val="20"/>
          <w:szCs w:val="20"/>
        </w:rPr>
        <w:t xml:space="preserve">Regardless </w:t>
      </w:r>
      <w:r w:rsidR="00141792">
        <w:rPr>
          <w:rFonts w:ascii="Times New Roman" w:hAnsi="Times New Roman" w:cs="Times New Roman"/>
          <w:sz w:val="20"/>
          <w:szCs w:val="20"/>
        </w:rPr>
        <w:t xml:space="preserve">of the exact interface used, </w:t>
      </w:r>
      <w:r w:rsidR="00BC636D">
        <w:rPr>
          <w:rFonts w:ascii="Times New Roman" w:hAnsi="Times New Roman" w:cs="Times New Roman"/>
          <w:sz w:val="20"/>
          <w:szCs w:val="20"/>
        </w:rPr>
        <w:t xml:space="preserve">network </w:t>
      </w:r>
      <w:r w:rsidR="00141792">
        <w:rPr>
          <w:rFonts w:ascii="Times New Roman" w:hAnsi="Times New Roman" w:cs="Times New Roman"/>
          <w:sz w:val="20"/>
          <w:szCs w:val="20"/>
        </w:rPr>
        <w:t>connectivity</w:t>
      </w:r>
      <w:r w:rsidR="00BC636D">
        <w:rPr>
          <w:rFonts w:ascii="Times New Roman" w:hAnsi="Times New Roman" w:cs="Times New Roman"/>
          <w:sz w:val="20"/>
          <w:szCs w:val="20"/>
        </w:rPr>
        <w:t xml:space="preserve"> </w:t>
      </w:r>
      <w:r w:rsidR="00B50C44">
        <w:rPr>
          <w:rFonts w:ascii="Times New Roman" w:hAnsi="Times New Roman" w:cs="Times New Roman"/>
          <w:sz w:val="20"/>
          <w:szCs w:val="20"/>
        </w:rPr>
        <w:t xml:space="preserve">is </w:t>
      </w:r>
      <w:r w:rsidR="00BC636D">
        <w:rPr>
          <w:rFonts w:ascii="Times New Roman" w:hAnsi="Times New Roman" w:cs="Times New Roman"/>
          <w:sz w:val="20"/>
          <w:szCs w:val="20"/>
        </w:rPr>
        <w:t xml:space="preserve">the second most important </w:t>
      </w:r>
      <w:r w:rsidR="00E13A3B">
        <w:rPr>
          <w:rFonts w:ascii="Times New Roman" w:hAnsi="Times New Roman" w:cs="Times New Roman"/>
          <w:sz w:val="20"/>
          <w:szCs w:val="20"/>
        </w:rPr>
        <w:t xml:space="preserve">interface for </w:t>
      </w:r>
      <w:r w:rsidR="00BC636D">
        <w:rPr>
          <w:rFonts w:ascii="Times New Roman" w:hAnsi="Times New Roman" w:cs="Times New Roman"/>
          <w:sz w:val="20"/>
          <w:szCs w:val="20"/>
        </w:rPr>
        <w:t xml:space="preserve">both HLX and Access consoles.  System level security, </w:t>
      </w:r>
      <w:r w:rsidR="001C3DD9">
        <w:rPr>
          <w:rFonts w:ascii="Times New Roman" w:hAnsi="Times New Roman" w:cs="Times New Roman"/>
          <w:sz w:val="20"/>
          <w:szCs w:val="20"/>
        </w:rPr>
        <w:t>s</w:t>
      </w:r>
      <w:r w:rsidR="00BC636D">
        <w:rPr>
          <w:rFonts w:ascii="Times New Roman" w:hAnsi="Times New Roman" w:cs="Times New Roman"/>
          <w:sz w:val="20"/>
          <w:szCs w:val="20"/>
        </w:rPr>
        <w:t xml:space="preserve">ystem configuration, firmware update and device level synchronization are dependent on this interface.  </w:t>
      </w:r>
    </w:p>
    <w:p w:rsidR="00097DA3" w:rsidRDefault="00097DA3" w:rsidP="004F54BA">
      <w:pPr>
        <w:pStyle w:val="Default"/>
        <w:jc w:val="both"/>
        <w:rPr>
          <w:rFonts w:ascii="Times New Roman" w:hAnsi="Times New Roman" w:cs="Times New Roman"/>
          <w:sz w:val="20"/>
          <w:szCs w:val="20"/>
        </w:rPr>
      </w:pPr>
    </w:p>
    <w:p w:rsidR="004A6D10" w:rsidRDefault="00E13A3B" w:rsidP="004F54BA">
      <w:pPr>
        <w:pStyle w:val="Default"/>
        <w:jc w:val="both"/>
        <w:rPr>
          <w:rFonts w:ascii="Times New Roman" w:hAnsi="Times New Roman" w:cs="Times New Roman"/>
          <w:sz w:val="20"/>
          <w:szCs w:val="20"/>
        </w:rPr>
      </w:pPr>
      <w:r>
        <w:rPr>
          <w:rFonts w:ascii="Times New Roman" w:hAnsi="Times New Roman" w:cs="Times New Roman"/>
          <w:sz w:val="20"/>
          <w:szCs w:val="20"/>
        </w:rPr>
        <w:t xml:space="preserve">The </w:t>
      </w:r>
      <w:r w:rsidR="002532FF">
        <w:rPr>
          <w:rFonts w:ascii="Times New Roman" w:hAnsi="Times New Roman" w:cs="Times New Roman"/>
          <w:sz w:val="20"/>
          <w:szCs w:val="20"/>
        </w:rPr>
        <w:t xml:space="preserve">Geode processor depends on the South Bridge for </w:t>
      </w:r>
      <w:r w:rsidR="00FB6F3A">
        <w:rPr>
          <w:rFonts w:ascii="Times New Roman" w:hAnsi="Times New Roman" w:cs="Times New Roman"/>
          <w:sz w:val="20"/>
          <w:szCs w:val="20"/>
        </w:rPr>
        <w:t xml:space="preserve">majority of the </w:t>
      </w:r>
      <w:r w:rsidR="002532FF">
        <w:rPr>
          <w:rFonts w:ascii="Times New Roman" w:hAnsi="Times New Roman" w:cs="Times New Roman"/>
          <w:sz w:val="20"/>
          <w:szCs w:val="20"/>
        </w:rPr>
        <w:t>peripheral communication.  Th</w:t>
      </w:r>
      <w:r>
        <w:rPr>
          <w:rFonts w:ascii="Times New Roman" w:hAnsi="Times New Roman" w:cs="Times New Roman"/>
          <w:sz w:val="20"/>
          <w:szCs w:val="20"/>
        </w:rPr>
        <w:t>e South Bridge</w:t>
      </w:r>
      <w:r w:rsidR="002532FF">
        <w:rPr>
          <w:rFonts w:ascii="Times New Roman" w:hAnsi="Times New Roman" w:cs="Times New Roman"/>
          <w:sz w:val="20"/>
          <w:szCs w:val="20"/>
        </w:rPr>
        <w:t xml:space="preserve"> includes IDE, Compact Flash</w:t>
      </w:r>
      <w:r w:rsidR="00F6279F">
        <w:rPr>
          <w:rFonts w:ascii="Times New Roman" w:hAnsi="Times New Roman" w:cs="Times New Roman"/>
          <w:sz w:val="20"/>
          <w:szCs w:val="20"/>
        </w:rPr>
        <w:t xml:space="preserve"> (CF)</w:t>
      </w:r>
      <w:r w:rsidR="002532FF">
        <w:rPr>
          <w:rFonts w:ascii="Times New Roman" w:hAnsi="Times New Roman" w:cs="Times New Roman"/>
          <w:sz w:val="20"/>
          <w:szCs w:val="20"/>
        </w:rPr>
        <w:t xml:space="preserve">, </w:t>
      </w:r>
      <w:r w:rsidR="00FB6F3A">
        <w:rPr>
          <w:rFonts w:ascii="Times New Roman" w:hAnsi="Times New Roman" w:cs="Times New Roman"/>
          <w:sz w:val="20"/>
          <w:szCs w:val="20"/>
        </w:rPr>
        <w:t>S</w:t>
      </w:r>
      <w:r w:rsidR="002532FF">
        <w:rPr>
          <w:rFonts w:ascii="Times New Roman" w:hAnsi="Times New Roman" w:cs="Times New Roman"/>
          <w:sz w:val="20"/>
          <w:szCs w:val="20"/>
        </w:rPr>
        <w:t xml:space="preserve">erial interface, AC97 based audio interface in addition to </w:t>
      </w:r>
      <w:r>
        <w:rPr>
          <w:rFonts w:ascii="Times New Roman" w:hAnsi="Times New Roman" w:cs="Times New Roman"/>
          <w:sz w:val="20"/>
          <w:szCs w:val="20"/>
        </w:rPr>
        <w:t xml:space="preserve">a </w:t>
      </w:r>
      <w:r w:rsidR="002532FF">
        <w:rPr>
          <w:rFonts w:ascii="Times New Roman" w:hAnsi="Times New Roman" w:cs="Times New Roman"/>
          <w:sz w:val="20"/>
          <w:szCs w:val="20"/>
        </w:rPr>
        <w:t>USB bus interface.</w:t>
      </w:r>
      <w:r w:rsidR="00FB6F3A">
        <w:rPr>
          <w:rFonts w:ascii="Times New Roman" w:hAnsi="Times New Roman" w:cs="Times New Roman"/>
          <w:sz w:val="20"/>
          <w:szCs w:val="20"/>
        </w:rPr>
        <w:t xml:space="preserve">  Both consoles use </w:t>
      </w:r>
      <w:del w:id="19" w:author="MinhajA" w:date="2010-06-14T09:54:00Z">
        <w:r w:rsidR="00FB6F3A" w:rsidDel="00CB0C52">
          <w:rPr>
            <w:rFonts w:ascii="Times New Roman" w:hAnsi="Times New Roman" w:cs="Times New Roman"/>
            <w:sz w:val="20"/>
            <w:szCs w:val="20"/>
          </w:rPr>
          <w:delText xml:space="preserve">compact </w:delText>
        </w:r>
      </w:del>
      <w:ins w:id="20" w:author="MinhajA" w:date="2010-06-14T09:54:00Z">
        <w:r w:rsidR="00CB0C52">
          <w:rPr>
            <w:rFonts w:ascii="Times New Roman" w:hAnsi="Times New Roman" w:cs="Times New Roman"/>
            <w:sz w:val="20"/>
            <w:szCs w:val="20"/>
          </w:rPr>
          <w:t>C</w:t>
        </w:r>
        <w:r w:rsidR="00CB0C52">
          <w:rPr>
            <w:rFonts w:ascii="Times New Roman" w:hAnsi="Times New Roman" w:cs="Times New Roman"/>
            <w:sz w:val="20"/>
            <w:szCs w:val="20"/>
          </w:rPr>
          <w:t xml:space="preserve">ompact </w:t>
        </w:r>
        <w:r w:rsidR="00CB0C52">
          <w:rPr>
            <w:rFonts w:ascii="Times New Roman" w:hAnsi="Times New Roman" w:cs="Times New Roman"/>
            <w:sz w:val="20"/>
            <w:szCs w:val="20"/>
          </w:rPr>
          <w:t>Flash</w:t>
        </w:r>
      </w:ins>
      <w:del w:id="21" w:author="MinhajA" w:date="2010-06-14T09:54:00Z">
        <w:r w:rsidR="00FB6F3A" w:rsidDel="00CB0C52">
          <w:rPr>
            <w:rFonts w:ascii="Times New Roman" w:hAnsi="Times New Roman" w:cs="Times New Roman"/>
            <w:sz w:val="20"/>
            <w:szCs w:val="20"/>
          </w:rPr>
          <w:delText>IDE Hard</w:delText>
        </w:r>
        <w:r w:rsidR="00F6279F" w:rsidDel="00CB0C52">
          <w:rPr>
            <w:rFonts w:ascii="Times New Roman" w:hAnsi="Times New Roman" w:cs="Times New Roman"/>
            <w:sz w:val="20"/>
            <w:szCs w:val="20"/>
          </w:rPr>
          <w:delText>-</w:delText>
        </w:r>
        <w:r w:rsidR="00FB6F3A" w:rsidDel="00CB0C52">
          <w:rPr>
            <w:rFonts w:ascii="Times New Roman" w:hAnsi="Times New Roman" w:cs="Times New Roman"/>
            <w:sz w:val="20"/>
            <w:szCs w:val="20"/>
          </w:rPr>
          <w:delText>Drives</w:delText>
        </w:r>
      </w:del>
      <w:r w:rsidR="00FB6F3A">
        <w:rPr>
          <w:rFonts w:ascii="Times New Roman" w:hAnsi="Times New Roman" w:cs="Times New Roman"/>
          <w:sz w:val="20"/>
          <w:szCs w:val="20"/>
        </w:rPr>
        <w:t xml:space="preserve"> to load the OS and the Hobart application.  Optionally, software may</w:t>
      </w:r>
      <w:r w:rsidR="004A6D10">
        <w:rPr>
          <w:rFonts w:ascii="Times New Roman" w:hAnsi="Times New Roman" w:cs="Times New Roman"/>
          <w:sz w:val="20"/>
          <w:szCs w:val="20"/>
        </w:rPr>
        <w:t xml:space="preserve">be </w:t>
      </w:r>
      <w:r w:rsidR="00FB6F3A">
        <w:rPr>
          <w:rFonts w:ascii="Times New Roman" w:hAnsi="Times New Roman" w:cs="Times New Roman"/>
          <w:sz w:val="20"/>
          <w:szCs w:val="20"/>
        </w:rPr>
        <w:t xml:space="preserve">loaded from the </w:t>
      </w:r>
      <w:del w:id="22" w:author="MinhajA" w:date="2010-06-14T09:55:00Z">
        <w:r w:rsidR="00FB6F3A" w:rsidDel="00CB0C52">
          <w:rPr>
            <w:rFonts w:ascii="Times New Roman" w:hAnsi="Times New Roman" w:cs="Times New Roman"/>
            <w:sz w:val="20"/>
            <w:szCs w:val="20"/>
          </w:rPr>
          <w:delText>C</w:delText>
        </w:r>
      </w:del>
      <w:ins w:id="23" w:author="MinhajA" w:date="2010-06-14T09:55:00Z">
        <w:r w:rsidR="00CB0C52">
          <w:rPr>
            <w:rFonts w:ascii="Times New Roman" w:hAnsi="Times New Roman" w:cs="Times New Roman"/>
            <w:sz w:val="20"/>
            <w:szCs w:val="20"/>
          </w:rPr>
          <w:t>c</w:t>
        </w:r>
      </w:ins>
      <w:r w:rsidR="00FB6F3A">
        <w:rPr>
          <w:rFonts w:ascii="Times New Roman" w:hAnsi="Times New Roman" w:cs="Times New Roman"/>
          <w:sz w:val="20"/>
          <w:szCs w:val="20"/>
        </w:rPr>
        <w:t xml:space="preserve">ompact </w:t>
      </w:r>
      <w:ins w:id="24" w:author="MinhajA" w:date="2010-06-14T09:55:00Z">
        <w:r w:rsidR="00CB0C52">
          <w:rPr>
            <w:rFonts w:ascii="Times New Roman" w:hAnsi="Times New Roman" w:cs="Times New Roman"/>
            <w:sz w:val="20"/>
            <w:szCs w:val="20"/>
          </w:rPr>
          <w:t>IDE Hard-Drives</w:t>
        </w:r>
      </w:ins>
      <w:del w:id="25" w:author="MinhajA" w:date="2010-06-14T09:55:00Z">
        <w:r w:rsidR="00FB6F3A" w:rsidDel="00CB0C52">
          <w:rPr>
            <w:rFonts w:ascii="Times New Roman" w:hAnsi="Times New Roman" w:cs="Times New Roman"/>
            <w:sz w:val="20"/>
            <w:szCs w:val="20"/>
          </w:rPr>
          <w:delText>Flash</w:delText>
        </w:r>
      </w:del>
      <w:r w:rsidR="00FB6F3A">
        <w:rPr>
          <w:rFonts w:ascii="Times New Roman" w:hAnsi="Times New Roman" w:cs="Times New Roman"/>
          <w:sz w:val="20"/>
          <w:szCs w:val="20"/>
        </w:rPr>
        <w:t>.</w:t>
      </w:r>
      <w:r w:rsidR="004A6D10">
        <w:rPr>
          <w:rFonts w:ascii="Times New Roman" w:hAnsi="Times New Roman" w:cs="Times New Roman"/>
          <w:sz w:val="20"/>
          <w:szCs w:val="20"/>
        </w:rPr>
        <w:t xml:space="preserve">  </w:t>
      </w:r>
      <w:ins w:id="26" w:author="MinhajA" w:date="2010-06-14T10:03:00Z">
        <w:r w:rsidR="00CB0C52">
          <w:rPr>
            <w:rFonts w:ascii="Times New Roman" w:hAnsi="Times New Roman" w:cs="Times New Roman"/>
            <w:sz w:val="20"/>
            <w:szCs w:val="20"/>
          </w:rPr>
          <w:t>A</w:t>
        </w:r>
      </w:ins>
      <w:ins w:id="27" w:author="MinhajA" w:date="2010-06-14T10:02:00Z">
        <w:r w:rsidR="00CB0C52">
          <w:rPr>
            <w:rFonts w:ascii="Times New Roman" w:hAnsi="Times New Roman" w:cs="Times New Roman"/>
            <w:sz w:val="20"/>
            <w:szCs w:val="20"/>
          </w:rPr>
          <w:t xml:space="preserve">t least 2G </w:t>
        </w:r>
      </w:ins>
      <w:ins w:id="28" w:author="MinhajA" w:date="2010-06-14T11:05:00Z">
        <w:r w:rsidR="008E5E93">
          <w:rPr>
            <w:rFonts w:ascii="Times New Roman" w:hAnsi="Times New Roman" w:cs="Times New Roman"/>
            <w:sz w:val="20"/>
            <w:szCs w:val="20"/>
          </w:rPr>
          <w:t xml:space="preserve">persistent memory </w:t>
        </w:r>
      </w:ins>
      <w:ins w:id="29" w:author="MinhajA" w:date="2010-06-14T10:02:00Z">
        <w:r w:rsidR="00CB0C52">
          <w:rPr>
            <w:rFonts w:ascii="Times New Roman" w:hAnsi="Times New Roman" w:cs="Times New Roman"/>
            <w:sz w:val="20"/>
            <w:szCs w:val="20"/>
          </w:rPr>
          <w:t xml:space="preserve">is required for deploying Linux </w:t>
        </w:r>
      </w:ins>
      <w:ins w:id="30" w:author="MinhajA" w:date="2010-06-14T10:03:00Z">
        <w:r w:rsidR="00CB0C52">
          <w:rPr>
            <w:rFonts w:ascii="Times New Roman" w:hAnsi="Times New Roman" w:cs="Times New Roman"/>
            <w:sz w:val="20"/>
            <w:szCs w:val="20"/>
          </w:rPr>
          <w:t>S</w:t>
        </w:r>
      </w:ins>
      <w:ins w:id="31" w:author="MinhajA" w:date="2010-06-14T10:02:00Z">
        <w:r w:rsidR="00CB0C52">
          <w:rPr>
            <w:rFonts w:ascii="Times New Roman" w:hAnsi="Times New Roman" w:cs="Times New Roman"/>
            <w:sz w:val="20"/>
            <w:szCs w:val="20"/>
          </w:rPr>
          <w:t xml:space="preserve">ystem.  </w:t>
        </w:r>
      </w:ins>
      <w:r w:rsidR="004A6D10">
        <w:rPr>
          <w:rFonts w:ascii="Times New Roman" w:hAnsi="Times New Roman" w:cs="Times New Roman"/>
          <w:sz w:val="20"/>
          <w:szCs w:val="20"/>
        </w:rPr>
        <w:t xml:space="preserve">In the </w:t>
      </w:r>
      <w:r>
        <w:rPr>
          <w:rFonts w:ascii="Times New Roman" w:hAnsi="Times New Roman" w:cs="Times New Roman"/>
          <w:sz w:val="20"/>
          <w:szCs w:val="20"/>
        </w:rPr>
        <w:t>c</w:t>
      </w:r>
      <w:r w:rsidR="004A6D10">
        <w:rPr>
          <w:rFonts w:ascii="Times New Roman" w:hAnsi="Times New Roman" w:cs="Times New Roman"/>
          <w:sz w:val="20"/>
          <w:szCs w:val="20"/>
        </w:rPr>
        <w:t>urrent configuration</w:t>
      </w:r>
      <w:r>
        <w:rPr>
          <w:rFonts w:ascii="Times New Roman" w:hAnsi="Times New Roman" w:cs="Times New Roman"/>
          <w:sz w:val="20"/>
          <w:szCs w:val="20"/>
        </w:rPr>
        <w:t xml:space="preserve">, the </w:t>
      </w:r>
      <w:r w:rsidR="004A6D10">
        <w:rPr>
          <w:rFonts w:ascii="Times New Roman" w:hAnsi="Times New Roman" w:cs="Times New Roman"/>
          <w:sz w:val="20"/>
          <w:szCs w:val="20"/>
        </w:rPr>
        <w:t>Hobart consoles support one (1) DDRAM slot providing 512MB of memory with the maximum possible capacity of 1 GB.  These provision</w:t>
      </w:r>
      <w:r w:rsidR="00F6279F">
        <w:rPr>
          <w:rFonts w:ascii="Times New Roman" w:hAnsi="Times New Roman" w:cs="Times New Roman"/>
          <w:sz w:val="20"/>
          <w:szCs w:val="20"/>
        </w:rPr>
        <w:t>s</w:t>
      </w:r>
      <w:r w:rsidR="004A6D10">
        <w:rPr>
          <w:rFonts w:ascii="Times New Roman" w:hAnsi="Times New Roman" w:cs="Times New Roman"/>
          <w:sz w:val="20"/>
          <w:szCs w:val="20"/>
        </w:rPr>
        <w:t xml:space="preserve"> remove some of the memory limitations from the distro selection.    </w:t>
      </w:r>
    </w:p>
    <w:p w:rsidR="002532FF" w:rsidRDefault="002532FF" w:rsidP="004F54BA">
      <w:pPr>
        <w:pStyle w:val="Default"/>
        <w:jc w:val="both"/>
        <w:rPr>
          <w:rFonts w:ascii="Times New Roman" w:hAnsi="Times New Roman" w:cs="Times New Roman"/>
          <w:sz w:val="20"/>
          <w:szCs w:val="20"/>
        </w:rPr>
      </w:pPr>
    </w:p>
    <w:p w:rsidR="003A46FA" w:rsidRDefault="003A46FA" w:rsidP="004F54BA">
      <w:pPr>
        <w:pStyle w:val="Default"/>
        <w:jc w:val="both"/>
        <w:rPr>
          <w:rFonts w:ascii="Times New Roman" w:hAnsi="Times New Roman" w:cs="Times New Roman"/>
          <w:sz w:val="20"/>
          <w:szCs w:val="20"/>
        </w:rPr>
      </w:pPr>
      <w:r>
        <w:rPr>
          <w:rFonts w:ascii="Times New Roman" w:hAnsi="Times New Roman" w:cs="Times New Roman"/>
          <w:sz w:val="20"/>
          <w:szCs w:val="20"/>
        </w:rPr>
        <w:t>Majority of the USB devices are ATMEL based and the distro should provide support for ATMEL firmware download solution currently deployed.</w:t>
      </w:r>
    </w:p>
    <w:p w:rsidR="00097DA3" w:rsidRDefault="00097DA3" w:rsidP="004F54BA">
      <w:pPr>
        <w:pStyle w:val="Default"/>
        <w:jc w:val="both"/>
        <w:rPr>
          <w:rFonts w:ascii="Times New Roman" w:hAnsi="Times New Roman" w:cs="Times New Roman"/>
          <w:sz w:val="20"/>
          <w:szCs w:val="20"/>
        </w:rPr>
      </w:pPr>
    </w:p>
    <w:p w:rsidR="00FB6F3A" w:rsidRDefault="00FB6F3A" w:rsidP="004F54BA">
      <w:pPr>
        <w:pStyle w:val="Default"/>
        <w:jc w:val="both"/>
        <w:rPr>
          <w:rFonts w:ascii="Times New Roman" w:hAnsi="Times New Roman" w:cs="Times New Roman"/>
          <w:sz w:val="20"/>
          <w:szCs w:val="20"/>
        </w:rPr>
      </w:pPr>
      <w:r>
        <w:rPr>
          <w:rFonts w:ascii="Times New Roman" w:hAnsi="Times New Roman" w:cs="Times New Roman"/>
          <w:sz w:val="20"/>
          <w:szCs w:val="20"/>
        </w:rPr>
        <w:t>Following is the list of interfaces and buses requiring support</w:t>
      </w:r>
    </w:p>
    <w:p w:rsidR="00F6279F" w:rsidRDefault="00F6279F" w:rsidP="004F54BA">
      <w:pPr>
        <w:pStyle w:val="Default"/>
        <w:numPr>
          <w:ilvl w:val="0"/>
          <w:numId w:val="12"/>
        </w:numPr>
        <w:jc w:val="both"/>
        <w:rPr>
          <w:rFonts w:ascii="Times New Roman" w:hAnsi="Times New Roman" w:cs="Times New Roman"/>
          <w:sz w:val="20"/>
          <w:szCs w:val="20"/>
        </w:rPr>
      </w:pPr>
      <w:r>
        <w:rPr>
          <w:rFonts w:ascii="Times New Roman" w:hAnsi="Times New Roman" w:cs="Times New Roman"/>
          <w:sz w:val="20"/>
          <w:szCs w:val="20"/>
        </w:rPr>
        <w:t>SM-Bus (I2C)</w:t>
      </w:r>
    </w:p>
    <w:p w:rsidR="00F6279F" w:rsidRDefault="00F6279F" w:rsidP="004F54BA">
      <w:pPr>
        <w:pStyle w:val="Default"/>
        <w:numPr>
          <w:ilvl w:val="0"/>
          <w:numId w:val="12"/>
        </w:numPr>
        <w:jc w:val="both"/>
        <w:rPr>
          <w:rFonts w:ascii="Times New Roman" w:hAnsi="Times New Roman" w:cs="Times New Roman"/>
          <w:sz w:val="20"/>
          <w:szCs w:val="20"/>
        </w:rPr>
      </w:pPr>
      <w:r>
        <w:rPr>
          <w:rFonts w:ascii="Times New Roman" w:hAnsi="Times New Roman" w:cs="Times New Roman"/>
          <w:sz w:val="20"/>
          <w:szCs w:val="20"/>
        </w:rPr>
        <w:t>PCI Bus</w:t>
      </w:r>
    </w:p>
    <w:p w:rsidR="00F6279F" w:rsidRDefault="00F6279F" w:rsidP="004F54BA">
      <w:pPr>
        <w:pStyle w:val="Default"/>
        <w:numPr>
          <w:ilvl w:val="0"/>
          <w:numId w:val="12"/>
        </w:numPr>
        <w:jc w:val="both"/>
        <w:rPr>
          <w:rFonts w:ascii="Times New Roman" w:hAnsi="Times New Roman" w:cs="Times New Roman"/>
          <w:sz w:val="20"/>
          <w:szCs w:val="20"/>
        </w:rPr>
      </w:pPr>
      <w:r>
        <w:rPr>
          <w:rFonts w:ascii="Times New Roman" w:hAnsi="Times New Roman" w:cs="Times New Roman"/>
          <w:sz w:val="20"/>
          <w:szCs w:val="20"/>
        </w:rPr>
        <w:t>Serial Bus</w:t>
      </w:r>
    </w:p>
    <w:p w:rsidR="00F6279F" w:rsidRDefault="00F6279F" w:rsidP="004F54BA">
      <w:pPr>
        <w:pStyle w:val="Default"/>
        <w:numPr>
          <w:ilvl w:val="0"/>
          <w:numId w:val="12"/>
        </w:numPr>
        <w:jc w:val="both"/>
        <w:rPr>
          <w:rFonts w:ascii="Times New Roman" w:hAnsi="Times New Roman" w:cs="Times New Roman"/>
          <w:sz w:val="20"/>
          <w:szCs w:val="20"/>
        </w:rPr>
      </w:pPr>
      <w:r>
        <w:rPr>
          <w:rFonts w:ascii="Times New Roman" w:hAnsi="Times New Roman" w:cs="Times New Roman"/>
          <w:sz w:val="20"/>
          <w:szCs w:val="20"/>
        </w:rPr>
        <w:t>USB bus supporting 2.0 compliant devices</w:t>
      </w:r>
    </w:p>
    <w:p w:rsidR="00F6279F" w:rsidRDefault="00F6279F" w:rsidP="004F54BA">
      <w:pPr>
        <w:pStyle w:val="Default"/>
        <w:numPr>
          <w:ilvl w:val="0"/>
          <w:numId w:val="12"/>
        </w:numPr>
        <w:jc w:val="both"/>
        <w:rPr>
          <w:rFonts w:ascii="Times New Roman" w:hAnsi="Times New Roman" w:cs="Times New Roman"/>
          <w:sz w:val="20"/>
          <w:szCs w:val="20"/>
        </w:rPr>
      </w:pPr>
      <w:r>
        <w:rPr>
          <w:rFonts w:ascii="Times New Roman" w:hAnsi="Times New Roman" w:cs="Times New Roman"/>
          <w:sz w:val="20"/>
          <w:szCs w:val="20"/>
        </w:rPr>
        <w:t>ATA IDE Hard-Drive</w:t>
      </w:r>
    </w:p>
    <w:p w:rsidR="00FB6F3A" w:rsidRDefault="00FB6F3A" w:rsidP="004F54BA">
      <w:pPr>
        <w:pStyle w:val="Default"/>
        <w:numPr>
          <w:ilvl w:val="0"/>
          <w:numId w:val="12"/>
        </w:numPr>
        <w:jc w:val="both"/>
        <w:rPr>
          <w:rFonts w:ascii="Times New Roman" w:hAnsi="Times New Roman" w:cs="Times New Roman"/>
          <w:sz w:val="20"/>
          <w:szCs w:val="20"/>
        </w:rPr>
      </w:pPr>
      <w:r>
        <w:rPr>
          <w:rFonts w:ascii="Times New Roman" w:hAnsi="Times New Roman" w:cs="Times New Roman"/>
          <w:sz w:val="20"/>
          <w:szCs w:val="20"/>
        </w:rPr>
        <w:t>AC97 based Audio</w:t>
      </w:r>
    </w:p>
    <w:p w:rsidR="00FB6F3A" w:rsidRDefault="004A6D10" w:rsidP="004F54BA">
      <w:pPr>
        <w:pStyle w:val="Default"/>
        <w:numPr>
          <w:ilvl w:val="0"/>
          <w:numId w:val="12"/>
        </w:numPr>
        <w:jc w:val="both"/>
        <w:rPr>
          <w:rFonts w:ascii="Times New Roman" w:hAnsi="Times New Roman" w:cs="Times New Roman"/>
          <w:sz w:val="20"/>
          <w:szCs w:val="20"/>
        </w:rPr>
      </w:pPr>
      <w:r>
        <w:rPr>
          <w:rFonts w:ascii="Times New Roman" w:hAnsi="Times New Roman" w:cs="Times New Roman"/>
          <w:sz w:val="20"/>
          <w:szCs w:val="20"/>
        </w:rPr>
        <w:t>LCD Touch Screen Display over Serial interface</w:t>
      </w:r>
    </w:p>
    <w:p w:rsidR="00FB6F3A" w:rsidRDefault="00FB6F3A" w:rsidP="004F54BA">
      <w:pPr>
        <w:pStyle w:val="Default"/>
        <w:numPr>
          <w:ilvl w:val="0"/>
          <w:numId w:val="12"/>
        </w:numPr>
        <w:jc w:val="both"/>
        <w:rPr>
          <w:rFonts w:ascii="Times New Roman" w:hAnsi="Times New Roman" w:cs="Times New Roman"/>
          <w:sz w:val="20"/>
          <w:szCs w:val="20"/>
        </w:rPr>
      </w:pPr>
      <w:r>
        <w:rPr>
          <w:rFonts w:ascii="Times New Roman" w:hAnsi="Times New Roman" w:cs="Times New Roman"/>
          <w:sz w:val="20"/>
          <w:szCs w:val="20"/>
        </w:rPr>
        <w:t>LAN</w:t>
      </w:r>
      <w:r w:rsidR="004A6D10">
        <w:rPr>
          <w:rFonts w:ascii="Times New Roman" w:hAnsi="Times New Roman" w:cs="Times New Roman"/>
          <w:sz w:val="20"/>
          <w:szCs w:val="20"/>
        </w:rPr>
        <w:t xml:space="preserve"> (Wired and Wireless)</w:t>
      </w:r>
    </w:p>
    <w:p w:rsidR="00FB6F3A" w:rsidRDefault="00FB6F3A" w:rsidP="004F54BA">
      <w:pPr>
        <w:pStyle w:val="Default"/>
        <w:numPr>
          <w:ilvl w:val="0"/>
          <w:numId w:val="12"/>
        </w:numPr>
        <w:jc w:val="both"/>
        <w:rPr>
          <w:rFonts w:ascii="Times New Roman" w:hAnsi="Times New Roman" w:cs="Times New Roman"/>
          <w:sz w:val="20"/>
          <w:szCs w:val="20"/>
        </w:rPr>
      </w:pPr>
      <w:r>
        <w:rPr>
          <w:rFonts w:ascii="Times New Roman" w:hAnsi="Times New Roman" w:cs="Times New Roman"/>
          <w:sz w:val="20"/>
          <w:szCs w:val="20"/>
        </w:rPr>
        <w:t>Compact Flash</w:t>
      </w:r>
      <w:r w:rsidR="00B1729D">
        <w:rPr>
          <w:rFonts w:ascii="Times New Roman" w:hAnsi="Times New Roman" w:cs="Times New Roman"/>
          <w:sz w:val="20"/>
          <w:szCs w:val="20"/>
        </w:rPr>
        <w:t xml:space="preserve"> (</w:t>
      </w:r>
      <w:ins w:id="32" w:author="MinhajA" w:date="2010-06-14T10:05:00Z">
        <w:r w:rsidR="009E36E9">
          <w:rPr>
            <w:rFonts w:ascii="Times New Roman" w:hAnsi="Times New Roman" w:cs="Times New Roman"/>
            <w:sz w:val="20"/>
            <w:szCs w:val="20"/>
          </w:rPr>
          <w:t>2</w:t>
        </w:r>
      </w:ins>
      <w:del w:id="33" w:author="MinhajA" w:date="2010-06-14T10:05:00Z">
        <w:r w:rsidR="00B1729D" w:rsidDel="009E36E9">
          <w:rPr>
            <w:rFonts w:ascii="Times New Roman" w:hAnsi="Times New Roman" w:cs="Times New Roman"/>
            <w:sz w:val="20"/>
            <w:szCs w:val="20"/>
          </w:rPr>
          <w:delText>1</w:delText>
        </w:r>
      </w:del>
      <w:r w:rsidR="00B1729D">
        <w:rPr>
          <w:rFonts w:ascii="Times New Roman" w:hAnsi="Times New Roman" w:cs="Times New Roman"/>
          <w:sz w:val="20"/>
          <w:szCs w:val="20"/>
        </w:rPr>
        <w:t>-4GB)</w:t>
      </w:r>
      <w:r>
        <w:rPr>
          <w:rFonts w:ascii="Times New Roman" w:hAnsi="Times New Roman" w:cs="Times New Roman"/>
          <w:sz w:val="20"/>
          <w:szCs w:val="20"/>
        </w:rPr>
        <w:t xml:space="preserve"> multiplexed with IDE</w:t>
      </w:r>
    </w:p>
    <w:p w:rsidR="00B1729D" w:rsidRDefault="00B1729D" w:rsidP="004F54BA">
      <w:pPr>
        <w:pStyle w:val="Default"/>
        <w:numPr>
          <w:ilvl w:val="0"/>
          <w:numId w:val="12"/>
        </w:numPr>
        <w:jc w:val="both"/>
        <w:rPr>
          <w:rFonts w:ascii="Times New Roman" w:hAnsi="Times New Roman" w:cs="Times New Roman"/>
          <w:sz w:val="20"/>
          <w:szCs w:val="20"/>
        </w:rPr>
      </w:pPr>
      <w:r>
        <w:rPr>
          <w:rFonts w:ascii="Times New Roman" w:hAnsi="Times New Roman" w:cs="Times New Roman"/>
          <w:sz w:val="20"/>
          <w:szCs w:val="20"/>
        </w:rPr>
        <w:t>DDR RAM (512MB – 1GB)</w:t>
      </w:r>
    </w:p>
    <w:p w:rsidR="00097DA3" w:rsidRDefault="00097DA3" w:rsidP="004F54BA">
      <w:pPr>
        <w:pStyle w:val="Default"/>
        <w:jc w:val="both"/>
        <w:rPr>
          <w:rFonts w:ascii="Times New Roman" w:hAnsi="Times New Roman" w:cs="Times New Roman"/>
          <w:sz w:val="20"/>
          <w:szCs w:val="20"/>
        </w:rPr>
      </w:pPr>
    </w:p>
    <w:p w:rsidR="00B1729D" w:rsidRDefault="00B1729D" w:rsidP="004F54BA">
      <w:pPr>
        <w:pStyle w:val="Default"/>
        <w:jc w:val="both"/>
        <w:rPr>
          <w:rFonts w:ascii="Times New Roman" w:hAnsi="Times New Roman" w:cs="Times New Roman"/>
          <w:sz w:val="20"/>
          <w:szCs w:val="20"/>
        </w:rPr>
      </w:pPr>
    </w:p>
    <w:p w:rsidR="00097DA3" w:rsidRDefault="00A92736" w:rsidP="004F54BA">
      <w:pPr>
        <w:pStyle w:val="Default"/>
        <w:jc w:val="both"/>
        <w:rPr>
          <w:rFonts w:ascii="Times New Roman" w:hAnsi="Times New Roman" w:cs="Times New Roman"/>
          <w:sz w:val="20"/>
          <w:szCs w:val="20"/>
        </w:rPr>
      </w:pPr>
      <w:r w:rsidRPr="00276741">
        <w:rPr>
          <w:rFonts w:ascii="Times New Roman" w:hAnsi="Times New Roman" w:cs="Times New Roman"/>
          <w:noProof/>
          <w:sz w:val="20"/>
          <w:szCs w:val="20"/>
        </w:rPr>
        <w:pict>
          <v:shape id="Picture 4" o:spid="_x0000_i1028" type="#_x0000_t75" style="width:467.7pt;height:208.5pt;visibility:visible">
            <v:imagedata r:id="rId11" o:title=""/>
          </v:shape>
        </w:pict>
      </w:r>
    </w:p>
    <w:p w:rsidR="00097DA3" w:rsidRDefault="00097DA3" w:rsidP="004F54BA">
      <w:pPr>
        <w:pStyle w:val="Default"/>
        <w:jc w:val="both"/>
        <w:rPr>
          <w:rFonts w:ascii="Times New Roman" w:hAnsi="Times New Roman" w:cs="Times New Roman"/>
          <w:sz w:val="20"/>
          <w:szCs w:val="20"/>
        </w:rPr>
      </w:pPr>
      <w:r>
        <w:rPr>
          <w:rFonts w:ascii="Times New Roman" w:hAnsi="Times New Roman" w:cs="Times New Roman"/>
          <w:sz w:val="20"/>
          <w:szCs w:val="20"/>
        </w:rPr>
        <w:t>Figure 1.2</w:t>
      </w:r>
      <w:r w:rsidR="00F6279F">
        <w:rPr>
          <w:rFonts w:ascii="Times New Roman" w:hAnsi="Times New Roman" w:cs="Times New Roman"/>
          <w:sz w:val="20"/>
          <w:szCs w:val="20"/>
        </w:rPr>
        <w:t xml:space="preserve"> Peripheral management </w:t>
      </w:r>
    </w:p>
    <w:p w:rsidR="00097DA3" w:rsidRDefault="00097DA3" w:rsidP="004F54BA">
      <w:pPr>
        <w:pStyle w:val="Default"/>
        <w:jc w:val="both"/>
        <w:rPr>
          <w:rFonts w:ascii="Times New Roman" w:hAnsi="Times New Roman" w:cs="Times New Roman"/>
          <w:sz w:val="20"/>
          <w:szCs w:val="20"/>
        </w:rPr>
      </w:pPr>
    </w:p>
    <w:p w:rsidR="006C3842" w:rsidRDefault="006C3842" w:rsidP="004F54BA">
      <w:pPr>
        <w:pStyle w:val="Heading2"/>
        <w:jc w:val="both"/>
      </w:pPr>
      <w:bookmarkStart w:id="34" w:name="_Toc263764212"/>
      <w:r>
        <w:lastRenderedPageBreak/>
        <w:t>Software Requirements</w:t>
      </w:r>
      <w:bookmarkEnd w:id="34"/>
    </w:p>
    <w:p w:rsidR="006C3842" w:rsidRPr="004F54BA" w:rsidRDefault="006C3842" w:rsidP="004F54BA">
      <w:pPr>
        <w:pStyle w:val="Heading3"/>
        <w:jc w:val="both"/>
        <w:rPr>
          <w:rFonts w:ascii="Times New Roman" w:hAnsi="Times New Roman" w:cs="Times New Roman"/>
          <w:sz w:val="28"/>
          <w:szCs w:val="28"/>
        </w:rPr>
      </w:pPr>
      <w:bookmarkStart w:id="35" w:name="_Toc263764213"/>
      <w:r w:rsidRPr="004F54BA">
        <w:rPr>
          <w:rFonts w:ascii="Times New Roman" w:hAnsi="Times New Roman" w:cs="Times New Roman"/>
          <w:sz w:val="28"/>
          <w:szCs w:val="28"/>
        </w:rPr>
        <w:t>GUI</w:t>
      </w:r>
      <w:bookmarkEnd w:id="35"/>
    </w:p>
    <w:p w:rsidR="00DF245B" w:rsidRDefault="006441FC" w:rsidP="004F54BA">
      <w:pPr>
        <w:pStyle w:val="PlainText"/>
        <w:jc w:val="both"/>
        <w:rPr>
          <w:rFonts w:ascii="Times New Roman" w:hAnsi="Times New Roman"/>
          <w:sz w:val="20"/>
          <w:szCs w:val="20"/>
        </w:rPr>
      </w:pPr>
      <w:r>
        <w:rPr>
          <w:rFonts w:ascii="Times New Roman" w:hAnsi="Times New Roman"/>
          <w:sz w:val="20"/>
          <w:szCs w:val="20"/>
        </w:rPr>
        <w:t xml:space="preserve">The HLX application </w:t>
      </w:r>
      <w:r w:rsidRPr="00C063C2">
        <w:rPr>
          <w:rFonts w:ascii="Times New Roman" w:hAnsi="Times New Roman"/>
          <w:sz w:val="20"/>
          <w:szCs w:val="20"/>
        </w:rPr>
        <w:t xml:space="preserve">suite </w:t>
      </w:r>
      <w:r>
        <w:rPr>
          <w:rFonts w:ascii="Times New Roman" w:hAnsi="Times New Roman"/>
          <w:sz w:val="20"/>
          <w:szCs w:val="20"/>
        </w:rPr>
        <w:t xml:space="preserve">uses </w:t>
      </w:r>
      <w:r w:rsidR="00E13A3B">
        <w:rPr>
          <w:rFonts w:ascii="Times New Roman" w:hAnsi="Times New Roman"/>
          <w:sz w:val="20"/>
          <w:szCs w:val="20"/>
        </w:rPr>
        <w:t>a</w:t>
      </w:r>
      <w:r w:rsidRPr="00C063C2">
        <w:rPr>
          <w:rFonts w:ascii="Times New Roman" w:hAnsi="Times New Roman"/>
          <w:sz w:val="20"/>
          <w:szCs w:val="20"/>
        </w:rPr>
        <w:t xml:space="preserve"> </w:t>
      </w:r>
      <w:r w:rsidR="00B74415">
        <w:rPr>
          <w:rFonts w:ascii="Times New Roman" w:hAnsi="Times New Roman"/>
          <w:sz w:val="20"/>
          <w:szCs w:val="20"/>
        </w:rPr>
        <w:t xml:space="preserve">web </w:t>
      </w:r>
      <w:r w:rsidRPr="00C063C2">
        <w:rPr>
          <w:rFonts w:ascii="Times New Roman" w:hAnsi="Times New Roman"/>
          <w:sz w:val="20"/>
          <w:szCs w:val="20"/>
        </w:rPr>
        <w:t xml:space="preserve">browser based </w:t>
      </w:r>
      <w:r>
        <w:rPr>
          <w:rFonts w:ascii="Times New Roman" w:hAnsi="Times New Roman"/>
          <w:sz w:val="20"/>
          <w:szCs w:val="20"/>
        </w:rPr>
        <w:t>UI which interacts with the GoAhead Web server to provide the HLX user interface environment</w:t>
      </w:r>
      <w:r w:rsidRPr="00C063C2">
        <w:rPr>
          <w:rFonts w:ascii="Times New Roman" w:hAnsi="Times New Roman"/>
          <w:sz w:val="20"/>
          <w:szCs w:val="20"/>
        </w:rPr>
        <w:t xml:space="preserve">. </w:t>
      </w:r>
      <w:r>
        <w:rPr>
          <w:rFonts w:ascii="Times New Roman" w:hAnsi="Times New Roman"/>
          <w:sz w:val="20"/>
          <w:szCs w:val="20"/>
        </w:rPr>
        <w:t xml:space="preserve"> </w:t>
      </w:r>
      <w:r w:rsidRPr="00C063C2">
        <w:rPr>
          <w:rFonts w:ascii="Times New Roman" w:hAnsi="Times New Roman"/>
          <w:sz w:val="20"/>
          <w:szCs w:val="20"/>
        </w:rPr>
        <w:t xml:space="preserve">This setup </w:t>
      </w:r>
      <w:r>
        <w:rPr>
          <w:rFonts w:ascii="Times New Roman" w:hAnsi="Times New Roman"/>
          <w:sz w:val="20"/>
          <w:szCs w:val="20"/>
        </w:rPr>
        <w:t xml:space="preserve">provides the facility for both local and remote </w:t>
      </w:r>
      <w:r w:rsidRPr="00C063C2">
        <w:rPr>
          <w:rFonts w:ascii="Times New Roman" w:hAnsi="Times New Roman"/>
          <w:sz w:val="20"/>
          <w:szCs w:val="20"/>
        </w:rPr>
        <w:t xml:space="preserve">access to </w:t>
      </w:r>
      <w:r>
        <w:rPr>
          <w:rFonts w:ascii="Times New Roman" w:hAnsi="Times New Roman"/>
          <w:sz w:val="20"/>
          <w:szCs w:val="20"/>
        </w:rPr>
        <w:t xml:space="preserve">the </w:t>
      </w:r>
      <w:r w:rsidRPr="00C063C2">
        <w:rPr>
          <w:rFonts w:ascii="Times New Roman" w:hAnsi="Times New Roman"/>
          <w:sz w:val="20"/>
          <w:szCs w:val="20"/>
        </w:rPr>
        <w:t>scale services</w:t>
      </w:r>
      <w:r>
        <w:rPr>
          <w:rFonts w:ascii="Times New Roman" w:hAnsi="Times New Roman"/>
          <w:sz w:val="20"/>
          <w:szCs w:val="20"/>
        </w:rPr>
        <w:t xml:space="preserve"> allowing </w:t>
      </w:r>
      <w:r w:rsidR="003363C8">
        <w:rPr>
          <w:rFonts w:ascii="Times New Roman" w:hAnsi="Times New Roman"/>
          <w:sz w:val="20"/>
          <w:szCs w:val="20"/>
        </w:rPr>
        <w:t>s</w:t>
      </w:r>
      <w:r>
        <w:rPr>
          <w:rFonts w:ascii="Times New Roman" w:hAnsi="Times New Roman"/>
          <w:sz w:val="20"/>
          <w:szCs w:val="20"/>
        </w:rPr>
        <w:t xml:space="preserve">tore </w:t>
      </w:r>
      <w:r w:rsidR="003363C8">
        <w:rPr>
          <w:rFonts w:ascii="Times New Roman" w:hAnsi="Times New Roman"/>
          <w:sz w:val="20"/>
          <w:szCs w:val="20"/>
        </w:rPr>
        <w:t>p</w:t>
      </w:r>
      <w:r>
        <w:rPr>
          <w:rFonts w:ascii="Times New Roman" w:hAnsi="Times New Roman"/>
          <w:sz w:val="20"/>
          <w:szCs w:val="20"/>
        </w:rPr>
        <w:t>ersonnel and Hobart Service Technicians to remotely connect with the scale when necessary.</w:t>
      </w:r>
      <w:r w:rsidRPr="00C063C2">
        <w:rPr>
          <w:rFonts w:ascii="Times New Roman" w:hAnsi="Times New Roman"/>
          <w:sz w:val="20"/>
          <w:szCs w:val="20"/>
        </w:rPr>
        <w:t xml:space="preserve">  </w:t>
      </w:r>
      <w:r w:rsidR="00DF245B">
        <w:rPr>
          <w:rFonts w:ascii="Times New Roman" w:hAnsi="Times New Roman"/>
          <w:sz w:val="20"/>
          <w:szCs w:val="20"/>
        </w:rPr>
        <w:t xml:space="preserve">Java components provide the necessary </w:t>
      </w:r>
      <w:r w:rsidR="003A46FA">
        <w:rPr>
          <w:rFonts w:ascii="Times New Roman" w:hAnsi="Times New Roman"/>
          <w:sz w:val="20"/>
          <w:szCs w:val="20"/>
        </w:rPr>
        <w:t xml:space="preserve">backend </w:t>
      </w:r>
      <w:r w:rsidR="00DF245B">
        <w:rPr>
          <w:rFonts w:ascii="Times New Roman" w:hAnsi="Times New Roman"/>
          <w:sz w:val="20"/>
          <w:szCs w:val="20"/>
        </w:rPr>
        <w:t xml:space="preserve">interface with the native </w:t>
      </w:r>
      <w:r w:rsidR="003363C8">
        <w:rPr>
          <w:rFonts w:ascii="Times New Roman" w:hAnsi="Times New Roman"/>
          <w:sz w:val="20"/>
          <w:szCs w:val="20"/>
        </w:rPr>
        <w:t>a</w:t>
      </w:r>
      <w:r w:rsidR="00DF245B">
        <w:rPr>
          <w:rFonts w:ascii="Times New Roman" w:hAnsi="Times New Roman"/>
          <w:sz w:val="20"/>
          <w:szCs w:val="20"/>
        </w:rPr>
        <w:t xml:space="preserve">pplication </w:t>
      </w:r>
      <w:r w:rsidR="003363C8">
        <w:rPr>
          <w:rFonts w:ascii="Times New Roman" w:hAnsi="Times New Roman"/>
          <w:sz w:val="20"/>
          <w:szCs w:val="20"/>
        </w:rPr>
        <w:t>s</w:t>
      </w:r>
      <w:r w:rsidR="00B74415">
        <w:rPr>
          <w:rFonts w:ascii="Times New Roman" w:hAnsi="Times New Roman"/>
          <w:sz w:val="20"/>
          <w:szCs w:val="20"/>
        </w:rPr>
        <w:t>oftware</w:t>
      </w:r>
      <w:r w:rsidR="003A46FA">
        <w:rPr>
          <w:rFonts w:ascii="Times New Roman" w:hAnsi="Times New Roman"/>
          <w:sz w:val="20"/>
          <w:szCs w:val="20"/>
        </w:rPr>
        <w:t xml:space="preserve"> which works hand in hand with the </w:t>
      </w:r>
      <w:r w:rsidR="00B74415">
        <w:rPr>
          <w:rFonts w:ascii="Times New Roman" w:hAnsi="Times New Roman"/>
          <w:sz w:val="20"/>
          <w:szCs w:val="20"/>
        </w:rPr>
        <w:t xml:space="preserve">connected </w:t>
      </w:r>
      <w:r w:rsidR="003A46FA">
        <w:rPr>
          <w:rFonts w:ascii="Times New Roman" w:hAnsi="Times New Roman"/>
          <w:sz w:val="20"/>
          <w:szCs w:val="20"/>
        </w:rPr>
        <w:t>devices and the Code</w:t>
      </w:r>
      <w:r w:rsidR="00B74415">
        <w:rPr>
          <w:rFonts w:ascii="Times New Roman" w:hAnsi="Times New Roman"/>
          <w:sz w:val="20"/>
          <w:szCs w:val="20"/>
        </w:rPr>
        <w:t>b</w:t>
      </w:r>
      <w:r w:rsidR="003A46FA">
        <w:rPr>
          <w:rFonts w:ascii="Times New Roman" w:hAnsi="Times New Roman"/>
          <w:sz w:val="20"/>
          <w:szCs w:val="20"/>
        </w:rPr>
        <w:t>ase database to provide the necessary services to the users</w:t>
      </w:r>
      <w:r w:rsidR="00DF245B">
        <w:rPr>
          <w:rFonts w:ascii="Times New Roman" w:hAnsi="Times New Roman"/>
          <w:sz w:val="20"/>
          <w:szCs w:val="20"/>
        </w:rPr>
        <w:t>.</w:t>
      </w:r>
      <w:r w:rsidR="00B74415">
        <w:rPr>
          <w:rFonts w:ascii="Times New Roman" w:hAnsi="Times New Roman"/>
          <w:sz w:val="20"/>
          <w:szCs w:val="20"/>
        </w:rPr>
        <w:t xml:space="preserve">  </w:t>
      </w:r>
      <w:r w:rsidR="00DA6A2D">
        <w:rPr>
          <w:rFonts w:ascii="Times New Roman" w:hAnsi="Times New Roman"/>
          <w:sz w:val="20"/>
          <w:szCs w:val="20"/>
        </w:rPr>
        <w:t xml:space="preserve">The Web UI stipulates the use of robust windows based environment.  Since most applications are </w:t>
      </w:r>
      <w:r w:rsidR="00CE7668">
        <w:rPr>
          <w:rFonts w:ascii="Times New Roman" w:hAnsi="Times New Roman"/>
          <w:sz w:val="20"/>
          <w:szCs w:val="20"/>
        </w:rPr>
        <w:t>av</w:t>
      </w:r>
      <w:r w:rsidR="00DA6A2D">
        <w:rPr>
          <w:rFonts w:ascii="Times New Roman" w:hAnsi="Times New Roman"/>
          <w:sz w:val="20"/>
          <w:szCs w:val="20"/>
        </w:rPr>
        <w:t>a</w:t>
      </w:r>
      <w:r w:rsidR="00CE7668">
        <w:rPr>
          <w:rFonts w:ascii="Times New Roman" w:hAnsi="Times New Roman"/>
          <w:sz w:val="20"/>
          <w:szCs w:val="20"/>
        </w:rPr>
        <w:t>i</w:t>
      </w:r>
      <w:r w:rsidR="00DA6A2D">
        <w:rPr>
          <w:rFonts w:ascii="Times New Roman" w:hAnsi="Times New Roman"/>
          <w:sz w:val="20"/>
          <w:szCs w:val="20"/>
        </w:rPr>
        <w:t>l</w:t>
      </w:r>
      <w:r w:rsidR="00CE7668">
        <w:rPr>
          <w:rFonts w:ascii="Times New Roman" w:hAnsi="Times New Roman"/>
          <w:sz w:val="20"/>
          <w:szCs w:val="20"/>
        </w:rPr>
        <w:t>a</w:t>
      </w:r>
      <w:r w:rsidR="00DA6A2D">
        <w:rPr>
          <w:rFonts w:ascii="Times New Roman" w:hAnsi="Times New Roman"/>
          <w:sz w:val="20"/>
          <w:szCs w:val="20"/>
        </w:rPr>
        <w:t>ble for X W</w:t>
      </w:r>
      <w:r w:rsidR="00CE7668">
        <w:rPr>
          <w:rFonts w:ascii="Times New Roman" w:hAnsi="Times New Roman"/>
          <w:sz w:val="20"/>
          <w:szCs w:val="20"/>
        </w:rPr>
        <w:t>i</w:t>
      </w:r>
      <w:r w:rsidR="00DA6A2D">
        <w:rPr>
          <w:rFonts w:ascii="Times New Roman" w:hAnsi="Times New Roman"/>
          <w:sz w:val="20"/>
          <w:szCs w:val="20"/>
        </w:rPr>
        <w:t>ndows</w:t>
      </w:r>
      <w:r w:rsidR="003363C8">
        <w:rPr>
          <w:rFonts w:ascii="Times New Roman" w:hAnsi="Times New Roman"/>
          <w:sz w:val="20"/>
          <w:szCs w:val="20"/>
        </w:rPr>
        <w:t>,</w:t>
      </w:r>
      <w:r w:rsidR="00CE7668">
        <w:rPr>
          <w:rFonts w:ascii="Times New Roman" w:hAnsi="Times New Roman"/>
          <w:sz w:val="20"/>
          <w:szCs w:val="20"/>
        </w:rPr>
        <w:t xml:space="preserve"> the desktop solution supported by distro must include an X Window based solution.  Additionally, Firefox and</w:t>
      </w:r>
      <w:r w:rsidR="00CE7668" w:rsidRPr="003363C8">
        <w:rPr>
          <w:rFonts w:ascii="Times New Roman" w:hAnsi="Times New Roman"/>
          <w:sz w:val="20"/>
          <w:szCs w:val="20"/>
        </w:rPr>
        <w:t xml:space="preserve"> Foxit</w:t>
      </w:r>
      <w:r w:rsidR="00CE7668">
        <w:rPr>
          <w:rFonts w:ascii="Times New Roman" w:hAnsi="Times New Roman"/>
          <w:sz w:val="20"/>
          <w:szCs w:val="20"/>
        </w:rPr>
        <w:t xml:space="preserve"> PDF viewer for PDF file viewing</w:t>
      </w:r>
      <w:r w:rsidR="00E13A3B" w:rsidRPr="00E13A3B">
        <w:rPr>
          <w:rFonts w:ascii="Times New Roman" w:hAnsi="Times New Roman"/>
          <w:sz w:val="20"/>
          <w:szCs w:val="20"/>
        </w:rPr>
        <w:t xml:space="preserve"> </w:t>
      </w:r>
      <w:r w:rsidR="00E13A3B">
        <w:rPr>
          <w:rFonts w:ascii="Times New Roman" w:hAnsi="Times New Roman"/>
          <w:sz w:val="20"/>
          <w:szCs w:val="20"/>
        </w:rPr>
        <w:t>have been chosen by Hobart thus the</w:t>
      </w:r>
      <w:r w:rsidR="00CE7668">
        <w:rPr>
          <w:rFonts w:ascii="Times New Roman" w:hAnsi="Times New Roman"/>
          <w:sz w:val="20"/>
          <w:szCs w:val="20"/>
        </w:rPr>
        <w:t xml:space="preserve"> selected distro must provide </w:t>
      </w:r>
      <w:r w:rsidR="00342E97">
        <w:rPr>
          <w:rFonts w:ascii="Times New Roman" w:hAnsi="Times New Roman"/>
          <w:sz w:val="20"/>
          <w:szCs w:val="20"/>
        </w:rPr>
        <w:t>support for these applications</w:t>
      </w:r>
      <w:r w:rsidR="00CE7668">
        <w:rPr>
          <w:rFonts w:ascii="Times New Roman" w:hAnsi="Times New Roman"/>
          <w:sz w:val="20"/>
          <w:szCs w:val="20"/>
        </w:rPr>
        <w:t xml:space="preserve">.  </w:t>
      </w:r>
    </w:p>
    <w:p w:rsidR="00CE7668" w:rsidRDefault="00CE7668" w:rsidP="004F54BA">
      <w:pPr>
        <w:pStyle w:val="PlainText"/>
        <w:jc w:val="both"/>
        <w:rPr>
          <w:rFonts w:ascii="Times New Roman" w:hAnsi="Times New Roman"/>
          <w:sz w:val="20"/>
          <w:szCs w:val="20"/>
        </w:rPr>
      </w:pPr>
    </w:p>
    <w:p w:rsidR="00DA6A2D" w:rsidRDefault="00E13A3B" w:rsidP="004F54BA">
      <w:pPr>
        <w:pStyle w:val="Default"/>
        <w:jc w:val="both"/>
        <w:rPr>
          <w:rFonts w:ascii="Times New Roman" w:hAnsi="Times New Roman" w:cs="Times New Roman"/>
          <w:sz w:val="20"/>
          <w:szCs w:val="20"/>
        </w:rPr>
      </w:pPr>
      <w:r>
        <w:rPr>
          <w:rFonts w:ascii="Times New Roman" w:hAnsi="Times New Roman" w:cs="Times New Roman"/>
          <w:sz w:val="20"/>
          <w:szCs w:val="20"/>
        </w:rPr>
        <w:t>The f</w:t>
      </w:r>
      <w:r w:rsidR="00DA6A2D">
        <w:rPr>
          <w:rFonts w:ascii="Times New Roman" w:hAnsi="Times New Roman" w:cs="Times New Roman"/>
          <w:sz w:val="20"/>
          <w:szCs w:val="20"/>
        </w:rPr>
        <w:t xml:space="preserve">ollowing is the list of </w:t>
      </w:r>
      <w:r w:rsidR="00CE7668">
        <w:rPr>
          <w:rFonts w:ascii="Times New Roman" w:hAnsi="Times New Roman" w:cs="Times New Roman"/>
          <w:sz w:val="20"/>
          <w:szCs w:val="20"/>
        </w:rPr>
        <w:t>Application software and services required</w:t>
      </w:r>
      <w:r>
        <w:rPr>
          <w:rFonts w:ascii="Times New Roman" w:hAnsi="Times New Roman" w:cs="Times New Roman"/>
          <w:sz w:val="20"/>
          <w:szCs w:val="20"/>
        </w:rPr>
        <w:t xml:space="preserve"> to be supported by the distro.</w:t>
      </w:r>
      <w:r w:rsidR="00CE7668">
        <w:rPr>
          <w:rFonts w:ascii="Times New Roman" w:hAnsi="Times New Roman" w:cs="Times New Roman"/>
          <w:sz w:val="20"/>
          <w:szCs w:val="20"/>
        </w:rPr>
        <w:t xml:space="preserve"> </w:t>
      </w:r>
    </w:p>
    <w:p w:rsidR="006C3842" w:rsidRDefault="006C3842" w:rsidP="004F54BA">
      <w:pPr>
        <w:pStyle w:val="Default"/>
        <w:numPr>
          <w:ilvl w:val="0"/>
          <w:numId w:val="15"/>
        </w:numPr>
        <w:jc w:val="both"/>
        <w:rPr>
          <w:rFonts w:ascii="Times New Roman" w:hAnsi="Times New Roman" w:cs="Times New Roman"/>
          <w:sz w:val="20"/>
          <w:szCs w:val="20"/>
        </w:rPr>
      </w:pPr>
      <w:r>
        <w:rPr>
          <w:rFonts w:ascii="Times New Roman" w:hAnsi="Times New Roman" w:cs="Times New Roman"/>
          <w:sz w:val="20"/>
          <w:szCs w:val="20"/>
        </w:rPr>
        <w:t>Java</w:t>
      </w:r>
      <w:r w:rsidR="00CE7668">
        <w:rPr>
          <w:rFonts w:ascii="Times New Roman" w:hAnsi="Times New Roman" w:cs="Times New Roman"/>
          <w:sz w:val="20"/>
          <w:szCs w:val="20"/>
        </w:rPr>
        <w:t xml:space="preserve"> tools</w:t>
      </w:r>
    </w:p>
    <w:p w:rsidR="006C3842" w:rsidRDefault="006C3842" w:rsidP="004F54BA">
      <w:pPr>
        <w:pStyle w:val="Default"/>
        <w:numPr>
          <w:ilvl w:val="0"/>
          <w:numId w:val="15"/>
        </w:numPr>
        <w:jc w:val="both"/>
        <w:rPr>
          <w:rFonts w:ascii="Times New Roman" w:hAnsi="Times New Roman" w:cs="Times New Roman"/>
          <w:sz w:val="20"/>
          <w:szCs w:val="20"/>
        </w:rPr>
      </w:pPr>
      <w:r>
        <w:rPr>
          <w:rFonts w:ascii="Times New Roman" w:hAnsi="Times New Roman" w:cs="Times New Roman"/>
          <w:sz w:val="20"/>
          <w:szCs w:val="20"/>
        </w:rPr>
        <w:t>Firefox</w:t>
      </w:r>
    </w:p>
    <w:p w:rsidR="006C3842" w:rsidRDefault="00DA6A2D" w:rsidP="004F54BA">
      <w:pPr>
        <w:pStyle w:val="Default"/>
        <w:numPr>
          <w:ilvl w:val="0"/>
          <w:numId w:val="15"/>
        </w:numPr>
        <w:jc w:val="both"/>
        <w:rPr>
          <w:rFonts w:ascii="Times New Roman" w:hAnsi="Times New Roman" w:cs="Times New Roman"/>
          <w:sz w:val="20"/>
          <w:szCs w:val="20"/>
        </w:rPr>
      </w:pPr>
      <w:r>
        <w:rPr>
          <w:rFonts w:ascii="Times New Roman" w:hAnsi="Times New Roman" w:cs="Times New Roman"/>
          <w:sz w:val="20"/>
          <w:szCs w:val="20"/>
        </w:rPr>
        <w:t>Foxit</w:t>
      </w:r>
    </w:p>
    <w:p w:rsidR="00DA6A2D" w:rsidRPr="00CE7668" w:rsidRDefault="00DA6A2D" w:rsidP="004F54BA">
      <w:pPr>
        <w:pStyle w:val="ListParagraph"/>
        <w:numPr>
          <w:ilvl w:val="0"/>
          <w:numId w:val="13"/>
        </w:numPr>
        <w:jc w:val="both"/>
        <w:rPr>
          <w:rFonts w:ascii="Times New Roman" w:hAnsi="Times New Roman"/>
          <w:sz w:val="20"/>
          <w:szCs w:val="20"/>
        </w:rPr>
      </w:pPr>
      <w:r w:rsidRPr="00CE7668">
        <w:rPr>
          <w:rFonts w:ascii="Times New Roman" w:hAnsi="Times New Roman"/>
          <w:sz w:val="20"/>
          <w:szCs w:val="20"/>
        </w:rPr>
        <w:t>GCC (4.4.1 or higher)</w:t>
      </w:r>
    </w:p>
    <w:p w:rsidR="00DA6A2D" w:rsidRPr="00CE7668" w:rsidRDefault="00DA6A2D" w:rsidP="004F54BA">
      <w:pPr>
        <w:pStyle w:val="ListParagraph"/>
        <w:numPr>
          <w:ilvl w:val="0"/>
          <w:numId w:val="13"/>
        </w:numPr>
        <w:jc w:val="both"/>
        <w:rPr>
          <w:rFonts w:ascii="Times New Roman" w:hAnsi="Times New Roman"/>
          <w:sz w:val="20"/>
          <w:szCs w:val="20"/>
        </w:rPr>
      </w:pPr>
      <w:r w:rsidRPr="00CE7668">
        <w:rPr>
          <w:rFonts w:ascii="Times New Roman" w:hAnsi="Times New Roman"/>
          <w:sz w:val="20"/>
          <w:szCs w:val="20"/>
        </w:rPr>
        <w:t>GNU make (3.81 or higher)</w:t>
      </w:r>
    </w:p>
    <w:p w:rsidR="00DA6A2D" w:rsidRPr="00CE7668" w:rsidRDefault="00DA6A2D" w:rsidP="004F54BA">
      <w:pPr>
        <w:pStyle w:val="ListParagraph"/>
        <w:numPr>
          <w:ilvl w:val="0"/>
          <w:numId w:val="13"/>
        </w:numPr>
        <w:jc w:val="both"/>
        <w:rPr>
          <w:rFonts w:ascii="Times New Roman" w:hAnsi="Times New Roman"/>
          <w:sz w:val="20"/>
          <w:szCs w:val="20"/>
        </w:rPr>
      </w:pPr>
      <w:r w:rsidRPr="00CE7668">
        <w:rPr>
          <w:rFonts w:ascii="Times New Roman" w:hAnsi="Times New Roman"/>
          <w:sz w:val="20"/>
          <w:szCs w:val="20"/>
        </w:rPr>
        <w:t>Curl library for HTTP and FTP</w:t>
      </w:r>
      <w:r w:rsidR="00E95D2C">
        <w:rPr>
          <w:rFonts w:ascii="Times New Roman" w:hAnsi="Times New Roman"/>
          <w:sz w:val="20"/>
          <w:szCs w:val="20"/>
        </w:rPr>
        <w:t xml:space="preserve"> client</w:t>
      </w:r>
      <w:r w:rsidRPr="00CE7668">
        <w:rPr>
          <w:rFonts w:ascii="Times New Roman" w:hAnsi="Times New Roman"/>
          <w:sz w:val="20"/>
          <w:szCs w:val="20"/>
        </w:rPr>
        <w:t xml:space="preserve"> support.</w:t>
      </w:r>
    </w:p>
    <w:p w:rsidR="00DA6A2D" w:rsidRPr="00CE7668" w:rsidRDefault="00DA6A2D" w:rsidP="004F54BA">
      <w:pPr>
        <w:pStyle w:val="ListParagraph"/>
        <w:numPr>
          <w:ilvl w:val="0"/>
          <w:numId w:val="13"/>
        </w:numPr>
        <w:jc w:val="both"/>
        <w:rPr>
          <w:rFonts w:ascii="Times New Roman" w:hAnsi="Times New Roman"/>
          <w:sz w:val="20"/>
          <w:szCs w:val="20"/>
        </w:rPr>
      </w:pPr>
      <w:r w:rsidRPr="00CE7668">
        <w:rPr>
          <w:rFonts w:ascii="Times New Roman" w:hAnsi="Times New Roman"/>
          <w:sz w:val="20"/>
          <w:szCs w:val="20"/>
        </w:rPr>
        <w:t xml:space="preserve">Libusb </w:t>
      </w:r>
      <w:r w:rsidR="00C25111">
        <w:rPr>
          <w:rFonts w:ascii="Times New Roman" w:hAnsi="Times New Roman"/>
          <w:sz w:val="20"/>
          <w:szCs w:val="20"/>
        </w:rPr>
        <w:t xml:space="preserve">and UDev </w:t>
      </w:r>
      <w:r w:rsidRPr="00CE7668">
        <w:rPr>
          <w:rFonts w:ascii="Times New Roman" w:hAnsi="Times New Roman"/>
          <w:sz w:val="20"/>
          <w:szCs w:val="20"/>
        </w:rPr>
        <w:t xml:space="preserve">for managing USB </w:t>
      </w:r>
      <w:r w:rsidR="00C25111">
        <w:rPr>
          <w:rFonts w:ascii="Times New Roman" w:hAnsi="Times New Roman"/>
          <w:sz w:val="20"/>
          <w:szCs w:val="20"/>
        </w:rPr>
        <w:t xml:space="preserve">device and </w:t>
      </w:r>
      <w:r w:rsidRPr="00CE7668">
        <w:rPr>
          <w:rFonts w:ascii="Times New Roman" w:hAnsi="Times New Roman"/>
          <w:sz w:val="20"/>
          <w:szCs w:val="20"/>
        </w:rPr>
        <w:t>notifications</w:t>
      </w:r>
    </w:p>
    <w:p w:rsidR="00DA6A2D" w:rsidRDefault="00DA6A2D" w:rsidP="004F54BA">
      <w:pPr>
        <w:pStyle w:val="ListParagraph"/>
        <w:numPr>
          <w:ilvl w:val="0"/>
          <w:numId w:val="13"/>
        </w:numPr>
        <w:jc w:val="both"/>
        <w:rPr>
          <w:rFonts w:ascii="Times New Roman" w:hAnsi="Times New Roman"/>
          <w:sz w:val="20"/>
          <w:szCs w:val="20"/>
        </w:rPr>
      </w:pPr>
      <w:r w:rsidRPr="00CE7668">
        <w:rPr>
          <w:rFonts w:ascii="Times New Roman" w:hAnsi="Times New Roman"/>
          <w:sz w:val="20"/>
          <w:szCs w:val="20"/>
        </w:rPr>
        <w:t xml:space="preserve">X Windows based xrdb </w:t>
      </w:r>
      <w:r w:rsidR="00CE7668">
        <w:rPr>
          <w:rFonts w:ascii="Times New Roman" w:hAnsi="Times New Roman"/>
          <w:sz w:val="20"/>
          <w:szCs w:val="20"/>
        </w:rPr>
        <w:t>V</w:t>
      </w:r>
      <w:r w:rsidRPr="00CE7668">
        <w:rPr>
          <w:rFonts w:ascii="Times New Roman" w:hAnsi="Times New Roman"/>
          <w:sz w:val="20"/>
          <w:szCs w:val="20"/>
        </w:rPr>
        <w:t xml:space="preserve">irtual </w:t>
      </w:r>
      <w:r w:rsidR="00CE7668">
        <w:rPr>
          <w:rFonts w:ascii="Times New Roman" w:hAnsi="Times New Roman"/>
          <w:sz w:val="20"/>
          <w:szCs w:val="20"/>
        </w:rPr>
        <w:t>K</w:t>
      </w:r>
      <w:r w:rsidRPr="00CE7668">
        <w:rPr>
          <w:rFonts w:ascii="Times New Roman" w:hAnsi="Times New Roman"/>
          <w:sz w:val="20"/>
          <w:szCs w:val="20"/>
        </w:rPr>
        <w:t>eyboard.</w:t>
      </w:r>
    </w:p>
    <w:p w:rsidR="00A5105D" w:rsidRPr="00CE7668" w:rsidRDefault="00A5105D" w:rsidP="004F54BA">
      <w:pPr>
        <w:pStyle w:val="ListParagraph"/>
        <w:numPr>
          <w:ilvl w:val="0"/>
          <w:numId w:val="13"/>
        </w:numPr>
        <w:jc w:val="both"/>
        <w:rPr>
          <w:rFonts w:ascii="Times New Roman" w:hAnsi="Times New Roman"/>
          <w:sz w:val="20"/>
          <w:szCs w:val="20"/>
        </w:rPr>
      </w:pPr>
      <w:r>
        <w:rPr>
          <w:rFonts w:ascii="Times New Roman" w:hAnsi="Times New Roman"/>
          <w:sz w:val="20"/>
          <w:szCs w:val="20"/>
        </w:rPr>
        <w:t>I2</w:t>
      </w:r>
      <w:r w:rsidR="00EE475E">
        <w:rPr>
          <w:rFonts w:ascii="Times New Roman" w:hAnsi="Times New Roman"/>
          <w:sz w:val="20"/>
          <w:szCs w:val="20"/>
        </w:rPr>
        <w:t>C</w:t>
      </w:r>
      <w:r>
        <w:rPr>
          <w:rFonts w:ascii="Times New Roman" w:hAnsi="Times New Roman"/>
          <w:sz w:val="20"/>
          <w:szCs w:val="20"/>
        </w:rPr>
        <w:t xml:space="preserve"> tools support for SM-Bus.</w:t>
      </w:r>
    </w:p>
    <w:p w:rsidR="00DA6A2D" w:rsidRDefault="00DA6A2D" w:rsidP="004F54BA">
      <w:pPr>
        <w:pStyle w:val="Default"/>
        <w:jc w:val="both"/>
        <w:rPr>
          <w:rFonts w:ascii="Times New Roman" w:hAnsi="Times New Roman" w:cs="Times New Roman"/>
          <w:sz w:val="20"/>
          <w:szCs w:val="20"/>
        </w:rPr>
      </w:pPr>
    </w:p>
    <w:p w:rsidR="00DA6A2D" w:rsidRDefault="00DA6A2D" w:rsidP="004F54BA">
      <w:pPr>
        <w:pStyle w:val="Default"/>
        <w:jc w:val="both"/>
        <w:rPr>
          <w:rFonts w:ascii="Times New Roman" w:hAnsi="Times New Roman" w:cs="Times New Roman"/>
          <w:sz w:val="20"/>
          <w:szCs w:val="20"/>
        </w:rPr>
      </w:pPr>
    </w:p>
    <w:p w:rsidR="00215A5C" w:rsidRPr="0091600C" w:rsidRDefault="00215A5C" w:rsidP="004F54BA">
      <w:pPr>
        <w:pStyle w:val="Default"/>
        <w:jc w:val="both"/>
        <w:rPr>
          <w:rFonts w:ascii="Times New Roman" w:hAnsi="Times New Roman" w:cs="Times New Roman"/>
          <w:sz w:val="20"/>
          <w:szCs w:val="20"/>
        </w:rPr>
      </w:pPr>
    </w:p>
    <w:p w:rsidR="00215A5C" w:rsidRDefault="00215A5C" w:rsidP="004F54BA">
      <w:pPr>
        <w:pStyle w:val="Default"/>
        <w:jc w:val="both"/>
        <w:rPr>
          <w:rFonts w:ascii="Times New Roman" w:hAnsi="Times New Roman" w:cs="Times New Roman"/>
          <w:sz w:val="20"/>
          <w:szCs w:val="20"/>
        </w:rPr>
      </w:pPr>
    </w:p>
    <w:p w:rsidR="00215A5C" w:rsidRDefault="00215A5C" w:rsidP="004F54BA">
      <w:pPr>
        <w:pStyle w:val="Default"/>
        <w:jc w:val="both"/>
        <w:rPr>
          <w:rFonts w:ascii="Times New Roman" w:hAnsi="Times New Roman" w:cs="Times New Roman"/>
          <w:sz w:val="20"/>
          <w:szCs w:val="20"/>
        </w:rPr>
      </w:pPr>
    </w:p>
    <w:p w:rsidR="006D7E17" w:rsidRDefault="006D7E17" w:rsidP="004F54BA">
      <w:pPr>
        <w:pStyle w:val="Default"/>
        <w:jc w:val="both"/>
        <w:rPr>
          <w:rFonts w:ascii="Times New Roman" w:hAnsi="Times New Roman" w:cs="Times New Roman"/>
          <w:sz w:val="20"/>
          <w:szCs w:val="20"/>
        </w:rPr>
      </w:pPr>
    </w:p>
    <w:p w:rsidR="006D7E17" w:rsidRDefault="006D7E17" w:rsidP="004F54BA">
      <w:pPr>
        <w:pStyle w:val="Default"/>
        <w:jc w:val="both"/>
        <w:rPr>
          <w:rFonts w:ascii="Times New Roman" w:hAnsi="Times New Roman" w:cs="Times New Roman"/>
          <w:sz w:val="20"/>
          <w:szCs w:val="20"/>
        </w:rPr>
      </w:pPr>
    </w:p>
    <w:p w:rsidR="00215A5C" w:rsidRDefault="00215A5C" w:rsidP="004F54BA">
      <w:pPr>
        <w:pStyle w:val="Default"/>
        <w:jc w:val="both"/>
        <w:rPr>
          <w:rFonts w:ascii="Times New Roman" w:hAnsi="Times New Roman" w:cs="Times New Roman"/>
          <w:sz w:val="20"/>
          <w:szCs w:val="20"/>
        </w:rPr>
      </w:pPr>
    </w:p>
    <w:p w:rsidR="00797275" w:rsidRDefault="00A92736" w:rsidP="004F54BA">
      <w:pPr>
        <w:pStyle w:val="Default"/>
        <w:jc w:val="both"/>
        <w:rPr>
          <w:rFonts w:ascii="Times New Roman" w:hAnsi="Times New Roman" w:cs="Times New Roman"/>
          <w:sz w:val="20"/>
          <w:szCs w:val="20"/>
        </w:rPr>
      </w:pPr>
      <w:r w:rsidRPr="00276741">
        <w:rPr>
          <w:rFonts w:ascii="Times New Roman" w:hAnsi="Times New Roman" w:cs="Times New Roman"/>
          <w:noProof/>
          <w:sz w:val="20"/>
          <w:szCs w:val="20"/>
        </w:rPr>
        <w:lastRenderedPageBreak/>
        <w:pict>
          <v:shape id="Picture 5" o:spid="_x0000_i1029" type="#_x0000_t75" style="width:467.7pt;height:260.45pt;visibility:visible">
            <v:imagedata r:id="rId12" o:title=""/>
          </v:shape>
        </w:pict>
      </w:r>
    </w:p>
    <w:p w:rsidR="00797275" w:rsidRDefault="00797275" w:rsidP="004F54BA">
      <w:pPr>
        <w:pStyle w:val="Default"/>
        <w:jc w:val="both"/>
        <w:rPr>
          <w:rFonts w:ascii="Times New Roman" w:hAnsi="Times New Roman" w:cs="Times New Roman"/>
          <w:sz w:val="20"/>
          <w:szCs w:val="20"/>
        </w:rPr>
      </w:pPr>
    </w:p>
    <w:p w:rsidR="00797275" w:rsidRDefault="00797275" w:rsidP="004F54BA">
      <w:pPr>
        <w:pStyle w:val="Default"/>
        <w:jc w:val="both"/>
        <w:rPr>
          <w:rFonts w:ascii="Times New Roman" w:hAnsi="Times New Roman" w:cs="Times New Roman"/>
          <w:sz w:val="20"/>
          <w:szCs w:val="20"/>
        </w:rPr>
      </w:pPr>
    </w:p>
    <w:p w:rsidR="00797275" w:rsidRDefault="00797275" w:rsidP="004F54BA">
      <w:pPr>
        <w:pStyle w:val="Default"/>
        <w:jc w:val="both"/>
        <w:rPr>
          <w:rFonts w:ascii="Times New Roman" w:hAnsi="Times New Roman" w:cs="Times New Roman"/>
          <w:sz w:val="20"/>
          <w:szCs w:val="20"/>
        </w:rPr>
      </w:pPr>
    </w:p>
    <w:p w:rsidR="00797275" w:rsidRDefault="00862771" w:rsidP="004F54BA">
      <w:pPr>
        <w:pStyle w:val="Default"/>
        <w:jc w:val="both"/>
        <w:rPr>
          <w:rFonts w:ascii="Times New Roman" w:hAnsi="Times New Roman" w:cs="Times New Roman"/>
          <w:sz w:val="20"/>
          <w:szCs w:val="20"/>
        </w:rPr>
      </w:pPr>
      <w:r>
        <w:rPr>
          <w:rFonts w:ascii="Times New Roman" w:hAnsi="Times New Roman" w:cs="Times New Roman"/>
          <w:sz w:val="20"/>
          <w:szCs w:val="20"/>
        </w:rPr>
        <w:t>Figure 1.3 Software component of Hobart Application.</w:t>
      </w:r>
    </w:p>
    <w:p w:rsidR="00797275" w:rsidRDefault="00797275" w:rsidP="004F54BA">
      <w:pPr>
        <w:pStyle w:val="Default"/>
        <w:jc w:val="both"/>
        <w:rPr>
          <w:rFonts w:ascii="Times New Roman" w:hAnsi="Times New Roman" w:cs="Times New Roman"/>
          <w:sz w:val="20"/>
          <w:szCs w:val="20"/>
        </w:rPr>
      </w:pPr>
    </w:p>
    <w:p w:rsidR="00797275" w:rsidRDefault="00797275" w:rsidP="004F54BA">
      <w:pPr>
        <w:pStyle w:val="Default"/>
        <w:jc w:val="both"/>
        <w:rPr>
          <w:rFonts w:ascii="Times New Roman" w:hAnsi="Times New Roman" w:cs="Times New Roman"/>
          <w:sz w:val="20"/>
          <w:szCs w:val="20"/>
        </w:rPr>
      </w:pPr>
    </w:p>
    <w:p w:rsidR="00215A5C" w:rsidRDefault="00A5105D" w:rsidP="004F54BA">
      <w:pPr>
        <w:pStyle w:val="Heading2"/>
        <w:jc w:val="both"/>
      </w:pPr>
      <w:bookmarkStart w:id="36" w:name="_Toc263764214"/>
      <w:r>
        <w:t xml:space="preserve">Analysis of </w:t>
      </w:r>
      <w:r w:rsidR="00E13A3B">
        <w:t xml:space="preserve">Available </w:t>
      </w:r>
      <w:r>
        <w:t>distros</w:t>
      </w:r>
      <w:r w:rsidR="003070A8">
        <w:t xml:space="preserve"> and Recommendations</w:t>
      </w:r>
      <w:bookmarkEnd w:id="36"/>
      <w:r>
        <w:t xml:space="preserve"> </w:t>
      </w:r>
    </w:p>
    <w:p w:rsidR="00215A5C" w:rsidRDefault="00E13A3B" w:rsidP="004F54BA">
      <w:pPr>
        <w:pStyle w:val="Default"/>
        <w:jc w:val="both"/>
        <w:rPr>
          <w:rFonts w:ascii="Times New Roman" w:hAnsi="Times New Roman" w:cs="Times New Roman"/>
          <w:sz w:val="20"/>
          <w:szCs w:val="20"/>
        </w:rPr>
      </w:pPr>
      <w:r>
        <w:rPr>
          <w:rFonts w:ascii="Times New Roman" w:hAnsi="Times New Roman" w:cs="Times New Roman"/>
          <w:sz w:val="20"/>
          <w:szCs w:val="20"/>
        </w:rPr>
        <w:t>The f</w:t>
      </w:r>
      <w:r w:rsidR="00595CCC">
        <w:rPr>
          <w:rFonts w:ascii="Times New Roman" w:hAnsi="Times New Roman" w:cs="Times New Roman"/>
          <w:sz w:val="20"/>
          <w:szCs w:val="20"/>
        </w:rPr>
        <w:t>ollowing section</w:t>
      </w:r>
      <w:r w:rsidR="00F81E1A">
        <w:rPr>
          <w:rFonts w:ascii="Times New Roman" w:hAnsi="Times New Roman" w:cs="Times New Roman"/>
          <w:sz w:val="20"/>
          <w:szCs w:val="20"/>
        </w:rPr>
        <w:t>s</w:t>
      </w:r>
      <w:r w:rsidR="00595CCC">
        <w:rPr>
          <w:rFonts w:ascii="Times New Roman" w:hAnsi="Times New Roman" w:cs="Times New Roman"/>
          <w:sz w:val="20"/>
          <w:szCs w:val="20"/>
        </w:rPr>
        <w:t xml:space="preserve"> examine different Linux distribution</w:t>
      </w:r>
      <w:r w:rsidR="00313C4E">
        <w:rPr>
          <w:rFonts w:ascii="Times New Roman" w:hAnsi="Times New Roman" w:cs="Times New Roman"/>
          <w:sz w:val="20"/>
          <w:szCs w:val="20"/>
        </w:rPr>
        <w:t>s</w:t>
      </w:r>
      <w:r w:rsidR="00595CCC">
        <w:rPr>
          <w:rFonts w:ascii="Times New Roman" w:hAnsi="Times New Roman" w:cs="Times New Roman"/>
          <w:sz w:val="20"/>
          <w:szCs w:val="20"/>
        </w:rPr>
        <w:t xml:space="preserve"> for </w:t>
      </w:r>
      <w:r w:rsidR="00313C4E">
        <w:rPr>
          <w:rFonts w:ascii="Times New Roman" w:hAnsi="Times New Roman" w:cs="Times New Roman"/>
          <w:sz w:val="20"/>
          <w:szCs w:val="20"/>
        </w:rPr>
        <w:t xml:space="preserve">meeting </w:t>
      </w:r>
      <w:r w:rsidR="00595CCC">
        <w:rPr>
          <w:rFonts w:ascii="Times New Roman" w:hAnsi="Times New Roman" w:cs="Times New Roman"/>
          <w:sz w:val="20"/>
          <w:szCs w:val="20"/>
        </w:rPr>
        <w:t xml:space="preserve">the </w:t>
      </w:r>
      <w:r w:rsidR="003363C8">
        <w:rPr>
          <w:rFonts w:ascii="Times New Roman" w:hAnsi="Times New Roman" w:cs="Times New Roman"/>
          <w:sz w:val="20"/>
          <w:szCs w:val="20"/>
        </w:rPr>
        <w:t>h</w:t>
      </w:r>
      <w:r w:rsidR="00595CCC">
        <w:rPr>
          <w:rFonts w:ascii="Times New Roman" w:hAnsi="Times New Roman" w:cs="Times New Roman"/>
          <w:sz w:val="20"/>
          <w:szCs w:val="20"/>
        </w:rPr>
        <w:t xml:space="preserve">ardware and </w:t>
      </w:r>
      <w:r w:rsidR="003363C8">
        <w:rPr>
          <w:rFonts w:ascii="Times New Roman" w:hAnsi="Times New Roman" w:cs="Times New Roman"/>
          <w:sz w:val="20"/>
          <w:szCs w:val="20"/>
        </w:rPr>
        <w:t>s</w:t>
      </w:r>
      <w:r w:rsidR="00595CCC">
        <w:rPr>
          <w:rFonts w:ascii="Times New Roman" w:hAnsi="Times New Roman" w:cs="Times New Roman"/>
          <w:sz w:val="20"/>
          <w:szCs w:val="20"/>
        </w:rPr>
        <w:t xml:space="preserve">oftware requirements documented above.  It is highly recommended that </w:t>
      </w:r>
      <w:r>
        <w:rPr>
          <w:rFonts w:ascii="Times New Roman" w:hAnsi="Times New Roman" w:cs="Times New Roman"/>
          <w:sz w:val="20"/>
          <w:szCs w:val="20"/>
        </w:rPr>
        <w:t xml:space="preserve">a </w:t>
      </w:r>
      <w:r w:rsidR="003363C8">
        <w:rPr>
          <w:rFonts w:ascii="Times New Roman" w:hAnsi="Times New Roman" w:cs="Times New Roman"/>
          <w:sz w:val="20"/>
          <w:szCs w:val="20"/>
        </w:rPr>
        <w:t>h</w:t>
      </w:r>
      <w:r w:rsidR="00595CCC">
        <w:rPr>
          <w:rFonts w:ascii="Times New Roman" w:hAnsi="Times New Roman" w:cs="Times New Roman"/>
          <w:sz w:val="20"/>
          <w:szCs w:val="20"/>
        </w:rPr>
        <w:t xml:space="preserve">ard </w:t>
      </w:r>
      <w:r w:rsidR="003363C8">
        <w:rPr>
          <w:rFonts w:ascii="Times New Roman" w:hAnsi="Times New Roman" w:cs="Times New Roman"/>
          <w:sz w:val="20"/>
          <w:szCs w:val="20"/>
        </w:rPr>
        <w:t>d</w:t>
      </w:r>
      <w:r w:rsidR="00595CCC">
        <w:rPr>
          <w:rFonts w:ascii="Times New Roman" w:hAnsi="Times New Roman" w:cs="Times New Roman"/>
          <w:sz w:val="20"/>
          <w:szCs w:val="20"/>
        </w:rPr>
        <w:t xml:space="preserve">rive or CF of at least 2 GB be used for Linux installations </w:t>
      </w:r>
      <w:r>
        <w:rPr>
          <w:rFonts w:ascii="Times New Roman" w:hAnsi="Times New Roman" w:cs="Times New Roman"/>
          <w:sz w:val="20"/>
          <w:szCs w:val="20"/>
        </w:rPr>
        <w:t xml:space="preserve">to obtain </w:t>
      </w:r>
      <w:r w:rsidR="00595CCC">
        <w:rPr>
          <w:rFonts w:ascii="Times New Roman" w:hAnsi="Times New Roman" w:cs="Times New Roman"/>
          <w:sz w:val="20"/>
          <w:szCs w:val="20"/>
        </w:rPr>
        <w:t>best resu</w:t>
      </w:r>
      <w:r w:rsidR="00393BA9">
        <w:rPr>
          <w:rFonts w:ascii="Times New Roman" w:hAnsi="Times New Roman" w:cs="Times New Roman"/>
          <w:sz w:val="20"/>
          <w:szCs w:val="20"/>
        </w:rPr>
        <w:t>l</w:t>
      </w:r>
      <w:r w:rsidR="00595CCC">
        <w:rPr>
          <w:rFonts w:ascii="Times New Roman" w:hAnsi="Times New Roman" w:cs="Times New Roman"/>
          <w:sz w:val="20"/>
          <w:szCs w:val="20"/>
        </w:rPr>
        <w:t>ts.</w:t>
      </w:r>
      <w:r w:rsidR="00393BA9">
        <w:rPr>
          <w:rFonts w:ascii="Times New Roman" w:hAnsi="Times New Roman" w:cs="Times New Roman"/>
          <w:sz w:val="20"/>
          <w:szCs w:val="20"/>
        </w:rPr>
        <w:t xml:space="preserve">  The sizes provided below</w:t>
      </w:r>
      <w:r w:rsidR="003363C8">
        <w:rPr>
          <w:rFonts w:ascii="Times New Roman" w:hAnsi="Times New Roman" w:cs="Times New Roman"/>
          <w:sz w:val="20"/>
          <w:szCs w:val="20"/>
        </w:rPr>
        <w:t>,</w:t>
      </w:r>
      <w:r w:rsidR="00393BA9">
        <w:rPr>
          <w:rFonts w:ascii="Times New Roman" w:hAnsi="Times New Roman" w:cs="Times New Roman"/>
          <w:sz w:val="20"/>
          <w:szCs w:val="20"/>
        </w:rPr>
        <w:t xml:space="preserve"> particularly for disk space</w:t>
      </w:r>
      <w:r w:rsidR="003363C8">
        <w:rPr>
          <w:rFonts w:ascii="Times New Roman" w:hAnsi="Times New Roman" w:cs="Times New Roman"/>
          <w:sz w:val="20"/>
          <w:szCs w:val="20"/>
        </w:rPr>
        <w:t>,</w:t>
      </w:r>
      <w:r w:rsidR="00393BA9">
        <w:rPr>
          <w:rFonts w:ascii="Times New Roman" w:hAnsi="Times New Roman" w:cs="Times New Roman"/>
          <w:sz w:val="20"/>
          <w:szCs w:val="20"/>
        </w:rPr>
        <w:t xml:space="preserve"> do not accurately account for differences in file systems as well as space requirement for actual operation.  Operations with full load must be </w:t>
      </w:r>
      <w:r w:rsidR="00F81E1A">
        <w:rPr>
          <w:rFonts w:ascii="Times New Roman" w:hAnsi="Times New Roman" w:cs="Times New Roman"/>
          <w:sz w:val="20"/>
          <w:szCs w:val="20"/>
        </w:rPr>
        <w:t>tested</w:t>
      </w:r>
      <w:r w:rsidR="00393BA9">
        <w:rPr>
          <w:rFonts w:ascii="Times New Roman" w:hAnsi="Times New Roman" w:cs="Times New Roman"/>
          <w:sz w:val="20"/>
          <w:szCs w:val="20"/>
        </w:rPr>
        <w:t xml:space="preserve"> for realistic analysis.</w:t>
      </w:r>
      <w:r w:rsidR="00F81E1A">
        <w:rPr>
          <w:rFonts w:ascii="Times New Roman" w:hAnsi="Times New Roman" w:cs="Times New Roman"/>
          <w:sz w:val="20"/>
          <w:szCs w:val="20"/>
        </w:rPr>
        <w:t xml:space="preserve">  Based on availability, support, and compatibility</w:t>
      </w:r>
      <w:r w:rsidR="003363C8">
        <w:rPr>
          <w:rFonts w:ascii="Times New Roman" w:hAnsi="Times New Roman" w:cs="Times New Roman"/>
          <w:sz w:val="20"/>
          <w:szCs w:val="20"/>
        </w:rPr>
        <w:t>,</w:t>
      </w:r>
      <w:r w:rsidR="00F81E1A">
        <w:rPr>
          <w:rFonts w:ascii="Times New Roman" w:hAnsi="Times New Roman" w:cs="Times New Roman"/>
          <w:sz w:val="20"/>
          <w:szCs w:val="20"/>
        </w:rPr>
        <w:t xml:space="preserve"> Bsquare recommend</w:t>
      </w:r>
      <w:r w:rsidR="003363C8">
        <w:rPr>
          <w:rFonts w:ascii="Times New Roman" w:hAnsi="Times New Roman" w:cs="Times New Roman"/>
          <w:sz w:val="20"/>
          <w:szCs w:val="20"/>
        </w:rPr>
        <w:t>s the</w:t>
      </w:r>
      <w:r w:rsidR="00F81E1A">
        <w:rPr>
          <w:rFonts w:ascii="Times New Roman" w:hAnsi="Times New Roman" w:cs="Times New Roman"/>
          <w:sz w:val="20"/>
          <w:szCs w:val="20"/>
        </w:rPr>
        <w:t xml:space="preserve"> following three (3) distros</w:t>
      </w:r>
      <w:r w:rsidR="003363C8">
        <w:rPr>
          <w:rFonts w:ascii="Times New Roman" w:hAnsi="Times New Roman" w:cs="Times New Roman"/>
          <w:sz w:val="20"/>
          <w:szCs w:val="20"/>
        </w:rPr>
        <w:t xml:space="preserve"> be considered </w:t>
      </w:r>
      <w:r w:rsidR="00FB04B6">
        <w:rPr>
          <w:rFonts w:ascii="Times New Roman" w:hAnsi="Times New Roman" w:cs="Times New Roman"/>
          <w:sz w:val="20"/>
          <w:szCs w:val="20"/>
        </w:rPr>
        <w:t xml:space="preserve">by Hobart </w:t>
      </w:r>
      <w:r w:rsidR="003363C8">
        <w:rPr>
          <w:rFonts w:ascii="Times New Roman" w:hAnsi="Times New Roman" w:cs="Times New Roman"/>
          <w:sz w:val="20"/>
          <w:szCs w:val="20"/>
        </w:rPr>
        <w:t>for final selection</w:t>
      </w:r>
      <w:r w:rsidR="00F81E1A">
        <w:rPr>
          <w:rFonts w:ascii="Times New Roman" w:hAnsi="Times New Roman" w:cs="Times New Roman"/>
          <w:sz w:val="20"/>
          <w:szCs w:val="20"/>
        </w:rPr>
        <w:t xml:space="preserve">.  This recommendation is based on data collected from various sources as well as </w:t>
      </w:r>
      <w:r w:rsidR="003363C8">
        <w:rPr>
          <w:rFonts w:ascii="Times New Roman" w:hAnsi="Times New Roman" w:cs="Times New Roman"/>
          <w:sz w:val="20"/>
          <w:szCs w:val="20"/>
        </w:rPr>
        <w:t xml:space="preserve">the </w:t>
      </w:r>
      <w:r w:rsidR="00F81E1A">
        <w:rPr>
          <w:rFonts w:ascii="Times New Roman" w:hAnsi="Times New Roman" w:cs="Times New Roman"/>
          <w:sz w:val="20"/>
          <w:szCs w:val="20"/>
        </w:rPr>
        <w:t xml:space="preserve">recommendation received from AMD and </w:t>
      </w:r>
      <w:r w:rsidR="003363C8">
        <w:rPr>
          <w:rFonts w:ascii="Times New Roman" w:hAnsi="Times New Roman" w:cs="Times New Roman"/>
          <w:sz w:val="20"/>
          <w:szCs w:val="20"/>
        </w:rPr>
        <w:t xml:space="preserve">the </w:t>
      </w:r>
      <w:r w:rsidR="00F81E1A">
        <w:rPr>
          <w:rFonts w:ascii="Times New Roman" w:hAnsi="Times New Roman" w:cs="Times New Roman"/>
          <w:sz w:val="20"/>
          <w:szCs w:val="20"/>
        </w:rPr>
        <w:t>work performed in the first phase of the project</w:t>
      </w:r>
      <w:r w:rsidR="001A1A62">
        <w:rPr>
          <w:rFonts w:ascii="Times New Roman" w:hAnsi="Times New Roman" w:cs="Times New Roman"/>
          <w:sz w:val="20"/>
          <w:szCs w:val="20"/>
        </w:rPr>
        <w:t>.</w:t>
      </w:r>
      <w:r w:rsidR="00F81E1A">
        <w:rPr>
          <w:rFonts w:ascii="Times New Roman" w:hAnsi="Times New Roman" w:cs="Times New Roman"/>
          <w:sz w:val="20"/>
          <w:szCs w:val="20"/>
        </w:rPr>
        <w:t xml:space="preserve"> </w:t>
      </w:r>
      <w:r w:rsidR="001A1A62">
        <w:rPr>
          <w:rFonts w:ascii="Times New Roman" w:hAnsi="Times New Roman" w:cs="Times New Roman"/>
          <w:sz w:val="20"/>
          <w:szCs w:val="20"/>
        </w:rPr>
        <w:t>H</w:t>
      </w:r>
      <w:r w:rsidR="00F81E1A">
        <w:rPr>
          <w:rFonts w:ascii="Times New Roman" w:hAnsi="Times New Roman" w:cs="Times New Roman"/>
          <w:sz w:val="20"/>
          <w:szCs w:val="20"/>
        </w:rPr>
        <w:t>owever as stated earlier</w:t>
      </w:r>
      <w:r w:rsidR="00850A2B">
        <w:rPr>
          <w:rFonts w:ascii="Times New Roman" w:hAnsi="Times New Roman" w:cs="Times New Roman"/>
          <w:sz w:val="20"/>
          <w:szCs w:val="20"/>
        </w:rPr>
        <w:t>,</w:t>
      </w:r>
      <w:r w:rsidR="00F81E1A">
        <w:rPr>
          <w:rFonts w:ascii="Times New Roman" w:hAnsi="Times New Roman" w:cs="Times New Roman"/>
          <w:sz w:val="20"/>
          <w:szCs w:val="20"/>
        </w:rPr>
        <w:t xml:space="preserve"> a final selection must be made by </w:t>
      </w:r>
      <w:smartTag w:uri="urn:schemas-microsoft-com:office:smarttags" w:element="place">
        <w:smartTag w:uri="urn:schemas-microsoft-com:office:smarttags" w:element="City">
          <w:r w:rsidR="00F81E1A">
            <w:rPr>
              <w:rFonts w:ascii="Times New Roman" w:hAnsi="Times New Roman" w:cs="Times New Roman"/>
              <w:sz w:val="20"/>
              <w:szCs w:val="20"/>
            </w:rPr>
            <w:t>Hobart</w:t>
          </w:r>
        </w:smartTag>
      </w:smartTag>
      <w:r w:rsidR="00F81E1A">
        <w:rPr>
          <w:rFonts w:ascii="Times New Roman" w:hAnsi="Times New Roman" w:cs="Times New Roman"/>
          <w:sz w:val="20"/>
          <w:szCs w:val="20"/>
        </w:rPr>
        <w:t xml:space="preserve"> by actually testing the distro with full</w:t>
      </w:r>
      <w:r w:rsidR="001A1A62">
        <w:rPr>
          <w:rFonts w:ascii="Times New Roman" w:hAnsi="Times New Roman" w:cs="Times New Roman"/>
          <w:sz w:val="20"/>
          <w:szCs w:val="20"/>
        </w:rPr>
        <w:t>-</w:t>
      </w:r>
      <w:r w:rsidR="00F81E1A">
        <w:rPr>
          <w:rFonts w:ascii="Times New Roman" w:hAnsi="Times New Roman" w:cs="Times New Roman"/>
          <w:sz w:val="20"/>
          <w:szCs w:val="20"/>
        </w:rPr>
        <w:t>load.</w:t>
      </w:r>
    </w:p>
    <w:p w:rsidR="001A1A62" w:rsidRDefault="001A1A62" w:rsidP="004F54BA">
      <w:pPr>
        <w:pStyle w:val="Default"/>
        <w:jc w:val="both"/>
        <w:rPr>
          <w:rFonts w:ascii="Times New Roman" w:hAnsi="Times New Roman" w:cs="Times New Roman"/>
          <w:sz w:val="20"/>
          <w:szCs w:val="20"/>
        </w:rPr>
      </w:pPr>
    </w:p>
    <w:p w:rsidR="00F81E1A" w:rsidRDefault="00F81E1A" w:rsidP="004F54BA">
      <w:pPr>
        <w:pStyle w:val="Default"/>
        <w:jc w:val="both"/>
        <w:rPr>
          <w:rFonts w:ascii="Times New Roman" w:hAnsi="Times New Roman" w:cs="Times New Roman"/>
          <w:sz w:val="20"/>
          <w:szCs w:val="20"/>
        </w:rPr>
      </w:pPr>
    </w:p>
    <w:p w:rsidR="00F81E1A" w:rsidRDefault="00F81E1A" w:rsidP="004F54BA">
      <w:pPr>
        <w:pStyle w:val="Default"/>
        <w:numPr>
          <w:ilvl w:val="0"/>
          <w:numId w:val="19"/>
        </w:numPr>
        <w:spacing w:line="360" w:lineRule="auto"/>
        <w:jc w:val="both"/>
        <w:rPr>
          <w:rFonts w:ascii="Times New Roman" w:hAnsi="Times New Roman" w:cs="Times New Roman"/>
          <w:sz w:val="20"/>
          <w:szCs w:val="20"/>
        </w:rPr>
      </w:pPr>
      <w:r>
        <w:rPr>
          <w:rFonts w:ascii="Times New Roman" w:hAnsi="Times New Roman" w:cs="Times New Roman"/>
          <w:sz w:val="20"/>
          <w:szCs w:val="20"/>
        </w:rPr>
        <w:t>Ubuntu 9.10</w:t>
      </w:r>
    </w:p>
    <w:p w:rsidR="00F81E1A" w:rsidRDefault="00F81E1A" w:rsidP="004F54BA">
      <w:pPr>
        <w:pStyle w:val="Default"/>
        <w:numPr>
          <w:ilvl w:val="0"/>
          <w:numId w:val="19"/>
        </w:numPr>
        <w:spacing w:line="360" w:lineRule="auto"/>
        <w:jc w:val="both"/>
        <w:rPr>
          <w:rFonts w:ascii="Times New Roman" w:hAnsi="Times New Roman" w:cs="Times New Roman"/>
          <w:sz w:val="20"/>
          <w:szCs w:val="20"/>
        </w:rPr>
      </w:pPr>
      <w:r>
        <w:rPr>
          <w:rFonts w:ascii="Times New Roman" w:hAnsi="Times New Roman" w:cs="Times New Roman"/>
          <w:sz w:val="20"/>
          <w:szCs w:val="20"/>
        </w:rPr>
        <w:t>Redhat Enterprise Linux 5</w:t>
      </w:r>
    </w:p>
    <w:p w:rsidR="00F81E1A" w:rsidRDefault="00F81E1A" w:rsidP="004F54BA">
      <w:pPr>
        <w:pStyle w:val="Default"/>
        <w:numPr>
          <w:ilvl w:val="0"/>
          <w:numId w:val="19"/>
        </w:numPr>
        <w:spacing w:line="360" w:lineRule="auto"/>
        <w:jc w:val="both"/>
        <w:rPr>
          <w:rFonts w:ascii="Times New Roman" w:hAnsi="Times New Roman" w:cs="Times New Roman"/>
          <w:sz w:val="20"/>
          <w:szCs w:val="20"/>
        </w:rPr>
      </w:pPr>
      <w:r>
        <w:rPr>
          <w:rFonts w:ascii="Times New Roman" w:hAnsi="Times New Roman" w:cs="Times New Roman"/>
          <w:sz w:val="20"/>
          <w:szCs w:val="20"/>
        </w:rPr>
        <w:t>Timesys</w:t>
      </w:r>
      <w:r w:rsidR="0015141E">
        <w:rPr>
          <w:rFonts w:ascii="Times New Roman" w:hAnsi="Times New Roman" w:cs="Times New Roman"/>
          <w:sz w:val="20"/>
          <w:szCs w:val="20"/>
        </w:rPr>
        <w:t xml:space="preserve"> LinuxLink 3.0</w:t>
      </w:r>
    </w:p>
    <w:p w:rsidR="00F81E1A" w:rsidRDefault="00F81E1A" w:rsidP="004F54BA">
      <w:pPr>
        <w:pStyle w:val="Default"/>
        <w:jc w:val="both"/>
        <w:rPr>
          <w:rFonts w:ascii="Times New Roman" w:hAnsi="Times New Roman" w:cs="Times New Roman"/>
          <w:sz w:val="20"/>
          <w:szCs w:val="20"/>
        </w:rPr>
      </w:pPr>
    </w:p>
    <w:p w:rsidR="002563AF" w:rsidRDefault="002563AF" w:rsidP="004F54BA">
      <w:pPr>
        <w:pStyle w:val="Default"/>
        <w:jc w:val="both"/>
        <w:rPr>
          <w:rFonts w:ascii="Times New Roman" w:hAnsi="Times New Roman" w:cs="Times New Roman"/>
          <w:sz w:val="20"/>
          <w:szCs w:val="20"/>
        </w:rPr>
      </w:pPr>
    </w:p>
    <w:p w:rsidR="002563AF" w:rsidRDefault="002563AF" w:rsidP="004F54BA">
      <w:pPr>
        <w:pStyle w:val="Default"/>
        <w:jc w:val="both"/>
        <w:rPr>
          <w:rFonts w:ascii="Times New Roman" w:hAnsi="Times New Roman" w:cs="Times New Roman"/>
          <w:sz w:val="20"/>
          <w:szCs w:val="20"/>
        </w:rPr>
      </w:pPr>
    </w:p>
    <w:p w:rsidR="002563AF" w:rsidRDefault="002563AF" w:rsidP="004F54BA">
      <w:pPr>
        <w:pStyle w:val="Default"/>
        <w:jc w:val="both"/>
        <w:rPr>
          <w:rFonts w:ascii="Times New Roman" w:hAnsi="Times New Roman" w:cs="Times New Roman"/>
          <w:sz w:val="20"/>
          <w:szCs w:val="20"/>
        </w:rPr>
      </w:pPr>
    </w:p>
    <w:p w:rsidR="002563AF" w:rsidRDefault="002563AF" w:rsidP="004F54BA">
      <w:pPr>
        <w:pStyle w:val="Default"/>
        <w:jc w:val="both"/>
        <w:rPr>
          <w:rFonts w:ascii="Times New Roman" w:hAnsi="Times New Roman" w:cs="Times New Roman"/>
          <w:sz w:val="20"/>
          <w:szCs w:val="20"/>
        </w:rPr>
      </w:pPr>
    </w:p>
    <w:p w:rsidR="002563AF" w:rsidRDefault="002563AF" w:rsidP="004F54BA">
      <w:pPr>
        <w:pStyle w:val="Default"/>
        <w:jc w:val="both"/>
        <w:rPr>
          <w:rFonts w:ascii="Times New Roman" w:hAnsi="Times New Roman" w:cs="Times New Roman"/>
          <w:sz w:val="20"/>
          <w:szCs w:val="20"/>
        </w:rPr>
      </w:pPr>
    </w:p>
    <w:p w:rsidR="002563AF" w:rsidRDefault="002563AF" w:rsidP="004F54BA">
      <w:pPr>
        <w:pStyle w:val="Default"/>
        <w:jc w:val="both"/>
        <w:rPr>
          <w:rFonts w:ascii="Times New Roman" w:hAnsi="Times New Roman" w:cs="Times New Roman"/>
          <w:sz w:val="20"/>
          <w:szCs w:val="20"/>
        </w:rPr>
      </w:pPr>
    </w:p>
    <w:p w:rsidR="002563AF" w:rsidRDefault="002563AF" w:rsidP="004F54BA">
      <w:pPr>
        <w:pStyle w:val="Default"/>
        <w:jc w:val="both"/>
        <w:rPr>
          <w:rFonts w:ascii="Times New Roman" w:hAnsi="Times New Roman" w:cs="Times New Roman"/>
          <w:sz w:val="20"/>
          <w:szCs w:val="20"/>
        </w:rPr>
      </w:pPr>
    </w:p>
    <w:p w:rsidR="005E35FD" w:rsidRPr="004F54BA" w:rsidRDefault="005E35FD" w:rsidP="004F54BA">
      <w:pPr>
        <w:pStyle w:val="Heading3"/>
        <w:jc w:val="both"/>
        <w:rPr>
          <w:rFonts w:ascii="Times New Roman" w:hAnsi="Times New Roman" w:cs="Times New Roman"/>
          <w:sz w:val="28"/>
          <w:szCs w:val="28"/>
        </w:rPr>
      </w:pPr>
      <w:bookmarkStart w:id="37" w:name="_Toc263764215"/>
      <w:r w:rsidRPr="004F54BA">
        <w:rPr>
          <w:rFonts w:ascii="Times New Roman" w:hAnsi="Times New Roman" w:cs="Times New Roman"/>
          <w:sz w:val="28"/>
          <w:szCs w:val="28"/>
        </w:rPr>
        <w:t>Ubuntu 9.10</w:t>
      </w:r>
      <w:bookmarkEnd w:id="37"/>
    </w:p>
    <w:p w:rsidR="00841A1B" w:rsidRDefault="00B93DDD" w:rsidP="001147A8">
      <w:pPr>
        <w:pStyle w:val="NormalWeb"/>
        <w:jc w:val="both"/>
        <w:rPr>
          <w:sz w:val="20"/>
          <w:szCs w:val="20"/>
        </w:rPr>
      </w:pPr>
      <w:r w:rsidRPr="00B93DDD">
        <w:rPr>
          <w:sz w:val="20"/>
          <w:szCs w:val="20"/>
        </w:rPr>
        <w:t xml:space="preserve">Ubuntu is a Debian based OS which is distributed as free and open source software with additional proprietary software available. It is backed by </w:t>
      </w:r>
      <w:r w:rsidR="00D660AF">
        <w:rPr>
          <w:sz w:val="20"/>
          <w:szCs w:val="20"/>
        </w:rPr>
        <w:t xml:space="preserve">UK based </w:t>
      </w:r>
      <w:r w:rsidRPr="00B93DDD">
        <w:rPr>
          <w:sz w:val="20"/>
          <w:szCs w:val="20"/>
        </w:rPr>
        <w:t>Canonical</w:t>
      </w:r>
      <w:r w:rsidR="00D660AF">
        <w:rPr>
          <w:sz w:val="20"/>
          <w:szCs w:val="20"/>
        </w:rPr>
        <w:t xml:space="preserve"> Ltd’s </w:t>
      </w:r>
      <w:r w:rsidRPr="00B93DDD">
        <w:rPr>
          <w:sz w:val="20"/>
          <w:szCs w:val="20"/>
        </w:rPr>
        <w:t>commercial services and support</w:t>
      </w:r>
      <w:r w:rsidR="001226FC">
        <w:rPr>
          <w:sz w:val="20"/>
          <w:szCs w:val="20"/>
        </w:rPr>
        <w:t xml:space="preserve"> is available</w:t>
      </w:r>
      <w:r w:rsidRPr="00B93DDD">
        <w:rPr>
          <w:sz w:val="20"/>
          <w:szCs w:val="20"/>
        </w:rPr>
        <w:t xml:space="preserve"> on both the desktop and server.  </w:t>
      </w:r>
      <w:r w:rsidR="001226FC">
        <w:rPr>
          <w:sz w:val="20"/>
          <w:szCs w:val="20"/>
        </w:rPr>
        <w:t xml:space="preserve">Ubuntu </w:t>
      </w:r>
      <w:r w:rsidRPr="00B93DDD">
        <w:rPr>
          <w:sz w:val="20"/>
          <w:szCs w:val="20"/>
        </w:rPr>
        <w:t xml:space="preserve">provides an up-to-date </w:t>
      </w:r>
      <w:r w:rsidR="00E02470">
        <w:rPr>
          <w:sz w:val="20"/>
          <w:szCs w:val="20"/>
        </w:rPr>
        <w:t xml:space="preserve">OS </w:t>
      </w:r>
      <w:r w:rsidR="00D660AF">
        <w:rPr>
          <w:sz w:val="20"/>
          <w:szCs w:val="20"/>
        </w:rPr>
        <w:t xml:space="preserve">and maintains a </w:t>
      </w:r>
      <w:r w:rsidRPr="00B93DDD">
        <w:rPr>
          <w:sz w:val="20"/>
          <w:szCs w:val="20"/>
        </w:rPr>
        <w:t xml:space="preserve">strong focus on usability and ease of installation. Web statistics suggest that Ubuntu's share of Linux desktop usage is about 50% </w:t>
      </w:r>
      <w:r w:rsidR="00E02470">
        <w:rPr>
          <w:sz w:val="20"/>
          <w:szCs w:val="20"/>
        </w:rPr>
        <w:t xml:space="preserve">with </w:t>
      </w:r>
      <w:r w:rsidRPr="00B93DDD">
        <w:rPr>
          <w:sz w:val="20"/>
          <w:szCs w:val="20"/>
        </w:rPr>
        <w:t xml:space="preserve">upward trending usage as a web server. </w:t>
      </w:r>
    </w:p>
    <w:p w:rsidR="001D17BD" w:rsidRPr="00E02470" w:rsidRDefault="00B93DDD" w:rsidP="004F54BA">
      <w:pPr>
        <w:pStyle w:val="NormalWeb"/>
        <w:jc w:val="both"/>
        <w:rPr>
          <w:sz w:val="20"/>
          <w:szCs w:val="20"/>
        </w:rPr>
      </w:pPr>
      <w:r w:rsidRPr="00B93DDD">
        <w:rPr>
          <w:sz w:val="20"/>
          <w:szCs w:val="20"/>
        </w:rPr>
        <w:t>Ubuntu is composed of many software packages</w:t>
      </w:r>
      <w:r w:rsidR="001226FC">
        <w:rPr>
          <w:sz w:val="20"/>
          <w:szCs w:val="20"/>
        </w:rPr>
        <w:t xml:space="preserve"> with the</w:t>
      </w:r>
      <w:r w:rsidR="004116C1">
        <w:rPr>
          <w:sz w:val="20"/>
          <w:szCs w:val="20"/>
        </w:rPr>
        <w:t xml:space="preserve"> </w:t>
      </w:r>
      <w:r w:rsidRPr="00B93DDD">
        <w:rPr>
          <w:sz w:val="20"/>
          <w:szCs w:val="20"/>
        </w:rPr>
        <w:t xml:space="preserve">vast majority of these </w:t>
      </w:r>
      <w:r w:rsidR="001226FC">
        <w:rPr>
          <w:sz w:val="20"/>
          <w:szCs w:val="20"/>
        </w:rPr>
        <w:t>being</w:t>
      </w:r>
      <w:r w:rsidR="004116C1">
        <w:rPr>
          <w:sz w:val="20"/>
          <w:szCs w:val="20"/>
        </w:rPr>
        <w:t xml:space="preserve"> </w:t>
      </w:r>
      <w:r w:rsidRPr="00B93DDD">
        <w:rPr>
          <w:sz w:val="20"/>
          <w:szCs w:val="20"/>
        </w:rPr>
        <w:t xml:space="preserve">distributed under a free software license (Open Source).  Ubuntu itself is </w:t>
      </w:r>
      <w:r w:rsidR="004116C1" w:rsidRPr="00B93DDD">
        <w:rPr>
          <w:sz w:val="20"/>
          <w:szCs w:val="20"/>
        </w:rPr>
        <w:t>governed</w:t>
      </w:r>
      <w:r w:rsidRPr="00B93DDD">
        <w:rPr>
          <w:sz w:val="20"/>
          <w:szCs w:val="20"/>
        </w:rPr>
        <w:t xml:space="preserve"> by GNU General Public License (GNU GPL) with C</w:t>
      </w:r>
      <w:r w:rsidR="004F54BA">
        <w:rPr>
          <w:sz w:val="20"/>
          <w:szCs w:val="20"/>
        </w:rPr>
        <w:t>a</w:t>
      </w:r>
      <w:r w:rsidRPr="00B93DDD">
        <w:rPr>
          <w:sz w:val="20"/>
          <w:szCs w:val="20"/>
        </w:rPr>
        <w:t xml:space="preserve">nonical providing commercial support </w:t>
      </w:r>
      <w:r w:rsidR="004C1273">
        <w:rPr>
          <w:sz w:val="20"/>
          <w:szCs w:val="20"/>
        </w:rPr>
        <w:t xml:space="preserve">and </w:t>
      </w:r>
      <w:r w:rsidRPr="00B93DDD">
        <w:rPr>
          <w:sz w:val="20"/>
          <w:szCs w:val="20"/>
        </w:rPr>
        <w:t xml:space="preserve">other related services.  Canonical releases new versions of Ubuntu every six months and supports Ubuntu for eighteen months by providing security fixes, patches to critical bugs and minor updates to programs. </w:t>
      </w:r>
    </w:p>
    <w:p w:rsidR="001D17BD" w:rsidRPr="004C1273" w:rsidRDefault="00B93DDD" w:rsidP="004F54BA">
      <w:pPr>
        <w:pStyle w:val="NormalWeb"/>
        <w:jc w:val="both"/>
        <w:rPr>
          <w:sz w:val="20"/>
          <w:szCs w:val="20"/>
        </w:rPr>
      </w:pPr>
      <w:r w:rsidRPr="00B93DDD">
        <w:rPr>
          <w:sz w:val="20"/>
          <w:szCs w:val="20"/>
        </w:rPr>
        <w:t>Ubuntu focuses on usability with various options available for installing the OS.  In regards to emphasis on accessibility and internationalization</w:t>
      </w:r>
      <w:r w:rsidR="004F54BA">
        <w:rPr>
          <w:sz w:val="20"/>
          <w:szCs w:val="20"/>
        </w:rPr>
        <w:t>,</w:t>
      </w:r>
      <w:r w:rsidRPr="00B93DDD">
        <w:rPr>
          <w:sz w:val="20"/>
          <w:szCs w:val="20"/>
        </w:rPr>
        <w:t xml:space="preserve"> Ubuntu introduced UTF-8 as the default character encoding allowing support for variety of non-Roman scripts starting version 5.04. For security </w:t>
      </w:r>
      <w:r w:rsidR="001226FC">
        <w:rPr>
          <w:sz w:val="20"/>
          <w:szCs w:val="20"/>
        </w:rPr>
        <w:t xml:space="preserve">the </w:t>
      </w:r>
      <w:r w:rsidRPr="00B93DDD">
        <w:rPr>
          <w:sz w:val="20"/>
          <w:szCs w:val="20"/>
        </w:rPr>
        <w:t xml:space="preserve">utility </w:t>
      </w:r>
      <w:r w:rsidRPr="00B93DDD">
        <w:rPr>
          <w:i/>
          <w:sz w:val="20"/>
          <w:szCs w:val="20"/>
        </w:rPr>
        <w:t>sudo</w:t>
      </w:r>
      <w:r w:rsidR="0092195E" w:rsidRPr="0092195E">
        <w:rPr>
          <w:sz w:val="20"/>
          <w:szCs w:val="20"/>
        </w:rPr>
        <w:t xml:space="preserve"> </w:t>
      </w:r>
      <w:r w:rsidRPr="00B93DDD">
        <w:rPr>
          <w:sz w:val="20"/>
          <w:szCs w:val="20"/>
        </w:rPr>
        <w:t>is used to assign temporary privileges for performing administrative tasks, allowing the root account to remain locked</w:t>
      </w:r>
      <w:r w:rsidR="00392F9F">
        <w:rPr>
          <w:sz w:val="20"/>
          <w:szCs w:val="20"/>
        </w:rPr>
        <w:t>,</w:t>
      </w:r>
      <w:r w:rsidRPr="00B93DDD">
        <w:rPr>
          <w:sz w:val="20"/>
          <w:szCs w:val="20"/>
        </w:rPr>
        <w:t xml:space="preserve"> preventing inexperienced users from inadvertently making catastrophic system changes or opening security holes. Additionally, </w:t>
      </w:r>
      <w:r w:rsidR="0092195E" w:rsidRPr="0092195E">
        <w:rPr>
          <w:sz w:val="20"/>
          <w:szCs w:val="20"/>
        </w:rPr>
        <w:t>PolicyKit</w:t>
      </w:r>
      <w:r w:rsidR="0092195E">
        <w:rPr>
          <w:sz w:val="20"/>
          <w:szCs w:val="20"/>
        </w:rPr>
        <w:t xml:space="preserve"> </w:t>
      </w:r>
      <w:r w:rsidRPr="00B93DDD">
        <w:rPr>
          <w:sz w:val="20"/>
          <w:szCs w:val="20"/>
        </w:rPr>
        <w:t>is also being widely implemented into the desktop to further harden the system through the principle of least privilege.</w:t>
      </w:r>
    </w:p>
    <w:p w:rsidR="00841A1B" w:rsidRDefault="00B93DDD" w:rsidP="001147A8">
      <w:pPr>
        <w:pStyle w:val="NormalWeb"/>
        <w:jc w:val="both"/>
        <w:rPr>
          <w:sz w:val="20"/>
          <w:szCs w:val="20"/>
        </w:rPr>
      </w:pPr>
      <w:r w:rsidRPr="00B93DDD">
        <w:rPr>
          <w:sz w:val="20"/>
          <w:szCs w:val="20"/>
        </w:rPr>
        <w:t>Ubuntu’s focus on usability, accessibility and wide support, both commercial and community, makes it a very attractive candidate for</w:t>
      </w:r>
      <w:r w:rsidR="001226FC">
        <w:rPr>
          <w:sz w:val="20"/>
          <w:szCs w:val="20"/>
        </w:rPr>
        <w:t xml:space="preserve"> this</w:t>
      </w:r>
      <w:r w:rsidRPr="00B93DDD">
        <w:rPr>
          <w:sz w:val="20"/>
          <w:szCs w:val="20"/>
        </w:rPr>
        <w:t xml:space="preserve"> deployment.  These were the reasons</w:t>
      </w:r>
      <w:r w:rsidR="001147A8">
        <w:rPr>
          <w:sz w:val="20"/>
          <w:szCs w:val="20"/>
        </w:rPr>
        <w:t xml:space="preserve"> why</w:t>
      </w:r>
      <w:r w:rsidRPr="00B93DDD">
        <w:rPr>
          <w:sz w:val="20"/>
          <w:szCs w:val="20"/>
        </w:rPr>
        <w:t xml:space="preserve"> </w:t>
      </w:r>
      <w:r w:rsidR="001147A8">
        <w:rPr>
          <w:sz w:val="20"/>
          <w:szCs w:val="20"/>
        </w:rPr>
        <w:t xml:space="preserve">the </w:t>
      </w:r>
      <w:r w:rsidR="004116C1" w:rsidRPr="00B93DDD">
        <w:rPr>
          <w:sz w:val="20"/>
          <w:szCs w:val="20"/>
        </w:rPr>
        <w:t>Bsquare</w:t>
      </w:r>
      <w:r w:rsidRPr="00B93DDD">
        <w:rPr>
          <w:sz w:val="20"/>
          <w:szCs w:val="20"/>
        </w:rPr>
        <w:t xml:space="preserve"> development team started its work </w:t>
      </w:r>
      <w:r w:rsidR="001147A8">
        <w:rPr>
          <w:sz w:val="20"/>
          <w:szCs w:val="20"/>
        </w:rPr>
        <w:t>for</w:t>
      </w:r>
      <w:r w:rsidRPr="00B93DDD">
        <w:rPr>
          <w:sz w:val="20"/>
          <w:szCs w:val="20"/>
        </w:rPr>
        <w:t xml:space="preserve"> the first phase on the latest Ubuntu version available.  Due to vast availability of utilities</w:t>
      </w:r>
      <w:r w:rsidR="001226FC">
        <w:rPr>
          <w:sz w:val="20"/>
          <w:szCs w:val="20"/>
        </w:rPr>
        <w:t xml:space="preserve"> the</w:t>
      </w:r>
      <w:r w:rsidRPr="00B93DDD">
        <w:rPr>
          <w:sz w:val="20"/>
          <w:szCs w:val="20"/>
        </w:rPr>
        <w:t xml:space="preserve"> </w:t>
      </w:r>
      <w:r w:rsidR="004116C1" w:rsidRPr="00B93DDD">
        <w:rPr>
          <w:sz w:val="20"/>
          <w:szCs w:val="20"/>
        </w:rPr>
        <w:t>Bsquare</w:t>
      </w:r>
      <w:r w:rsidRPr="00B93DDD">
        <w:rPr>
          <w:sz w:val="20"/>
          <w:szCs w:val="20"/>
        </w:rPr>
        <w:t xml:space="preserve"> development team was able to support various </w:t>
      </w:r>
      <w:r w:rsidR="001226FC">
        <w:rPr>
          <w:sz w:val="20"/>
          <w:szCs w:val="20"/>
        </w:rPr>
        <w:t>h</w:t>
      </w:r>
      <w:r w:rsidRPr="00B93DDD">
        <w:rPr>
          <w:sz w:val="20"/>
          <w:szCs w:val="20"/>
        </w:rPr>
        <w:t xml:space="preserve">ardware </w:t>
      </w:r>
      <w:r w:rsidR="004116C1" w:rsidRPr="00B93DDD">
        <w:rPr>
          <w:sz w:val="20"/>
          <w:szCs w:val="20"/>
        </w:rPr>
        <w:t>requirements</w:t>
      </w:r>
      <w:r w:rsidRPr="00B93DDD">
        <w:rPr>
          <w:sz w:val="20"/>
          <w:szCs w:val="20"/>
        </w:rPr>
        <w:t xml:space="preserve"> and </w:t>
      </w:r>
      <w:r w:rsidR="004116C1" w:rsidRPr="00B93DDD">
        <w:rPr>
          <w:sz w:val="20"/>
          <w:szCs w:val="20"/>
        </w:rPr>
        <w:t>parallel</w:t>
      </w:r>
      <w:r w:rsidRPr="00B93DDD">
        <w:rPr>
          <w:sz w:val="20"/>
          <w:szCs w:val="20"/>
        </w:rPr>
        <w:t xml:space="preserve"> the </w:t>
      </w:r>
      <w:r w:rsidR="004116C1" w:rsidRPr="00B93DDD">
        <w:rPr>
          <w:sz w:val="20"/>
          <w:szCs w:val="20"/>
        </w:rPr>
        <w:t>functionality</w:t>
      </w:r>
      <w:r w:rsidRPr="00B93DDD">
        <w:rPr>
          <w:sz w:val="20"/>
          <w:szCs w:val="20"/>
        </w:rPr>
        <w:t xml:space="preserve"> </w:t>
      </w:r>
      <w:r w:rsidR="004116C1" w:rsidRPr="00B93DDD">
        <w:rPr>
          <w:sz w:val="20"/>
          <w:szCs w:val="20"/>
        </w:rPr>
        <w:t>supported</w:t>
      </w:r>
      <w:r w:rsidRPr="00B93DDD">
        <w:rPr>
          <w:sz w:val="20"/>
          <w:szCs w:val="20"/>
        </w:rPr>
        <w:t xml:space="preserve"> on Microsoft Windows</w:t>
      </w:r>
      <w:r w:rsidR="00FB5FDF">
        <w:rPr>
          <w:sz w:val="20"/>
          <w:szCs w:val="20"/>
        </w:rPr>
        <w:t xml:space="preserve"> for various features</w:t>
      </w:r>
      <w:r w:rsidRPr="00B93DDD">
        <w:rPr>
          <w:sz w:val="20"/>
          <w:szCs w:val="20"/>
        </w:rPr>
        <w:t xml:space="preserve">.  Some basic testing with Ubuntu running from thumb driver without the full </w:t>
      </w:r>
      <w:r w:rsidR="001147A8">
        <w:rPr>
          <w:sz w:val="20"/>
          <w:szCs w:val="20"/>
        </w:rPr>
        <w:t>a</w:t>
      </w:r>
      <w:r w:rsidRPr="00B93DDD">
        <w:rPr>
          <w:sz w:val="20"/>
          <w:szCs w:val="20"/>
        </w:rPr>
        <w:t>pplication load also provided reasonable performance benchmark</w:t>
      </w:r>
      <w:r w:rsidR="00FB5FDF">
        <w:rPr>
          <w:sz w:val="20"/>
          <w:szCs w:val="20"/>
        </w:rPr>
        <w:t xml:space="preserve">.  </w:t>
      </w:r>
    </w:p>
    <w:p w:rsidR="00841A1B" w:rsidRDefault="00841A1B" w:rsidP="004F54BA">
      <w:pPr>
        <w:jc w:val="both"/>
        <w:rPr>
          <w:rFonts w:ascii="Times New Roman" w:hAnsi="Times New Roman"/>
          <w:sz w:val="20"/>
          <w:szCs w:val="20"/>
        </w:rPr>
      </w:pPr>
    </w:p>
    <w:p w:rsidR="00E009BB" w:rsidRDefault="00E009BB" w:rsidP="004F54BA">
      <w:pPr>
        <w:pStyle w:val="Heading4"/>
        <w:jc w:val="both"/>
      </w:pPr>
      <w:r>
        <w:t xml:space="preserve">System </w:t>
      </w:r>
      <w:r w:rsidR="00980CC6">
        <w:t>Spec</w:t>
      </w:r>
      <w:r w:rsidR="00582A5B">
        <w:t>i</w:t>
      </w:r>
      <w:r w:rsidR="00980CC6">
        <w:t>fications:</w:t>
      </w:r>
    </w:p>
    <w:p w:rsidR="00C25111" w:rsidRPr="00C25111" w:rsidRDefault="00C25111" w:rsidP="004F54BA">
      <w:pPr>
        <w:jc w:val="both"/>
      </w:pPr>
    </w:p>
    <w:tbl>
      <w:tblPr>
        <w:tblW w:w="0" w:type="auto"/>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ook w:val="04A0"/>
      </w:tblPr>
      <w:tblGrid>
        <w:gridCol w:w="2244"/>
        <w:gridCol w:w="6678"/>
      </w:tblGrid>
      <w:tr w:rsidR="00980CC6" w:rsidRPr="00462A9E" w:rsidTr="00462A9E">
        <w:tc>
          <w:tcPr>
            <w:tcW w:w="2244" w:type="dxa"/>
            <w:tcBorders>
              <w:top w:val="nil"/>
              <w:left w:val="nil"/>
              <w:bottom w:val="nil"/>
              <w:right w:val="nil"/>
            </w:tcBorders>
            <w:shd w:val="clear" w:color="auto" w:fill="FFFFFF"/>
          </w:tcPr>
          <w:p w:rsidR="00980CC6" w:rsidRPr="00462A9E" w:rsidRDefault="00980CC6"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Memory </w:t>
            </w:r>
            <w:r w:rsidR="0015141E">
              <w:rPr>
                <w:rFonts w:ascii="Times New Roman" w:hAnsi="Times New Roman" w:cs="Times New Roman"/>
                <w:b/>
                <w:bCs/>
                <w:sz w:val="20"/>
                <w:szCs w:val="20"/>
              </w:rPr>
              <w:t>Footprint</w:t>
            </w:r>
          </w:p>
        </w:tc>
        <w:tc>
          <w:tcPr>
            <w:tcW w:w="6678" w:type="dxa"/>
            <w:shd w:val="clear" w:color="auto" w:fill="F5F8EE"/>
          </w:tcPr>
          <w:p w:rsidR="00980CC6" w:rsidRPr="00D533EA" w:rsidRDefault="00980CC6" w:rsidP="004F54BA">
            <w:pPr>
              <w:pStyle w:val="Default"/>
              <w:jc w:val="both"/>
              <w:rPr>
                <w:rFonts w:ascii="Times New Roman" w:hAnsi="Times New Roman" w:cs="Times New Roman"/>
                <w:bCs/>
                <w:sz w:val="20"/>
                <w:szCs w:val="20"/>
              </w:rPr>
            </w:pPr>
            <w:r w:rsidRPr="00D533EA">
              <w:rPr>
                <w:rFonts w:ascii="Times New Roman" w:hAnsi="Times New Roman" w:cs="Times New Roman"/>
                <w:bCs/>
                <w:sz w:val="20"/>
                <w:szCs w:val="20"/>
              </w:rPr>
              <w:t xml:space="preserve"> </w:t>
            </w:r>
            <w:r w:rsidR="00797275" w:rsidRPr="00D533EA">
              <w:rPr>
                <w:rFonts w:ascii="Times New Roman" w:hAnsi="Times New Roman" w:cs="Times New Roman"/>
                <w:bCs/>
                <w:sz w:val="20"/>
                <w:szCs w:val="20"/>
              </w:rPr>
              <w:t>32</w:t>
            </w:r>
            <w:r w:rsidRPr="00D533EA">
              <w:rPr>
                <w:rFonts w:ascii="Times New Roman" w:hAnsi="Times New Roman" w:cs="Times New Roman"/>
                <w:bCs/>
                <w:sz w:val="20"/>
                <w:szCs w:val="20"/>
              </w:rPr>
              <w:t>MB-5</w:t>
            </w:r>
            <w:r w:rsidR="00797275" w:rsidRPr="00D533EA">
              <w:rPr>
                <w:rFonts w:ascii="Times New Roman" w:hAnsi="Times New Roman" w:cs="Times New Roman"/>
                <w:bCs/>
                <w:sz w:val="20"/>
                <w:szCs w:val="20"/>
              </w:rPr>
              <w:t>12</w:t>
            </w:r>
            <w:r w:rsidRPr="00D533EA">
              <w:rPr>
                <w:rFonts w:ascii="Times New Roman" w:hAnsi="Times New Roman" w:cs="Times New Roman"/>
                <w:bCs/>
                <w:sz w:val="20"/>
                <w:szCs w:val="20"/>
              </w:rPr>
              <w:t>MB</w:t>
            </w:r>
          </w:p>
        </w:tc>
      </w:tr>
      <w:tr w:rsidR="00980CC6" w:rsidRPr="00462A9E" w:rsidTr="00462A9E">
        <w:tc>
          <w:tcPr>
            <w:tcW w:w="2244" w:type="dxa"/>
            <w:tcBorders>
              <w:left w:val="nil"/>
              <w:bottom w:val="nil"/>
              <w:right w:val="nil"/>
            </w:tcBorders>
            <w:shd w:val="clear" w:color="auto" w:fill="FFFFFF"/>
          </w:tcPr>
          <w:p w:rsidR="00980CC6" w:rsidRPr="00462A9E" w:rsidRDefault="00980CC6"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Peripheral Support</w:t>
            </w:r>
          </w:p>
        </w:tc>
        <w:tc>
          <w:tcPr>
            <w:tcW w:w="6678" w:type="dxa"/>
            <w:tcBorders>
              <w:left w:val="single" w:sz="6" w:space="0" w:color="9BBB59"/>
            </w:tcBorders>
            <w:shd w:val="clear" w:color="auto" w:fill="CDDDAC"/>
          </w:tcPr>
          <w:p w:rsidR="00980CC6" w:rsidRPr="00462A9E" w:rsidRDefault="00980CC6"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 All devices supported.</w:t>
            </w:r>
          </w:p>
        </w:tc>
      </w:tr>
      <w:tr w:rsidR="00980CC6" w:rsidRPr="00462A9E" w:rsidTr="00462A9E">
        <w:tc>
          <w:tcPr>
            <w:tcW w:w="2244" w:type="dxa"/>
            <w:tcBorders>
              <w:left w:val="nil"/>
              <w:bottom w:val="nil"/>
              <w:right w:val="nil"/>
            </w:tcBorders>
            <w:shd w:val="clear" w:color="auto" w:fill="FFFFFF"/>
          </w:tcPr>
          <w:p w:rsidR="00980CC6" w:rsidRPr="00462A9E" w:rsidRDefault="00980CC6"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Disk Space Required</w:t>
            </w:r>
          </w:p>
        </w:tc>
        <w:tc>
          <w:tcPr>
            <w:tcW w:w="6678" w:type="dxa"/>
            <w:shd w:val="clear" w:color="auto" w:fill="E6EED5"/>
          </w:tcPr>
          <w:p w:rsidR="00980CC6" w:rsidRPr="00462A9E" w:rsidRDefault="00980CC6"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 According to the packages installed with minimum being 600 MB.</w:t>
            </w:r>
          </w:p>
        </w:tc>
      </w:tr>
      <w:tr w:rsidR="00980CC6" w:rsidRPr="00462A9E" w:rsidTr="00462A9E">
        <w:tc>
          <w:tcPr>
            <w:tcW w:w="2244" w:type="dxa"/>
            <w:tcBorders>
              <w:left w:val="nil"/>
              <w:bottom w:val="nil"/>
              <w:right w:val="nil"/>
            </w:tcBorders>
            <w:shd w:val="clear" w:color="auto" w:fill="FFFFFF"/>
          </w:tcPr>
          <w:p w:rsidR="00980CC6" w:rsidRPr="00462A9E" w:rsidRDefault="00980CC6"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Processor Spec</w:t>
            </w:r>
            <w:r w:rsidR="00C25111" w:rsidRPr="00462A9E">
              <w:rPr>
                <w:rFonts w:ascii="Times New Roman" w:hAnsi="Times New Roman" w:cs="Times New Roman"/>
                <w:b/>
                <w:bCs/>
                <w:sz w:val="20"/>
                <w:szCs w:val="20"/>
              </w:rPr>
              <w:t>i</w:t>
            </w:r>
            <w:r w:rsidRPr="00462A9E">
              <w:rPr>
                <w:rFonts w:ascii="Times New Roman" w:hAnsi="Times New Roman" w:cs="Times New Roman"/>
                <w:b/>
                <w:bCs/>
                <w:sz w:val="20"/>
                <w:szCs w:val="20"/>
              </w:rPr>
              <w:t>fication</w:t>
            </w:r>
          </w:p>
        </w:tc>
        <w:tc>
          <w:tcPr>
            <w:tcW w:w="6678" w:type="dxa"/>
            <w:tcBorders>
              <w:left w:val="single" w:sz="6" w:space="0" w:color="9BBB59"/>
            </w:tcBorders>
            <w:shd w:val="clear" w:color="auto" w:fill="CDDDAC"/>
          </w:tcPr>
          <w:p w:rsidR="00980CC6" w:rsidRPr="00462A9E" w:rsidRDefault="00980CC6"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 </w:t>
            </w:r>
            <w:r w:rsidR="00797275" w:rsidRPr="00462A9E">
              <w:rPr>
                <w:rFonts w:ascii="Times New Roman" w:hAnsi="Times New Roman" w:cs="Times New Roman"/>
                <w:sz w:val="20"/>
                <w:szCs w:val="20"/>
              </w:rPr>
              <w:t xml:space="preserve">x86 architecture supported. </w:t>
            </w:r>
            <w:r w:rsidRPr="00462A9E">
              <w:rPr>
                <w:rFonts w:ascii="Times New Roman" w:hAnsi="Times New Roman" w:cs="Times New Roman"/>
                <w:sz w:val="20"/>
                <w:szCs w:val="20"/>
              </w:rPr>
              <w:t>Min</w:t>
            </w:r>
            <w:r w:rsidR="00C25111" w:rsidRPr="00462A9E">
              <w:rPr>
                <w:rFonts w:ascii="Times New Roman" w:hAnsi="Times New Roman" w:cs="Times New Roman"/>
                <w:sz w:val="20"/>
                <w:szCs w:val="20"/>
              </w:rPr>
              <w:t>i</w:t>
            </w:r>
            <w:r w:rsidRPr="00462A9E">
              <w:rPr>
                <w:rFonts w:ascii="Times New Roman" w:hAnsi="Times New Roman" w:cs="Times New Roman"/>
                <w:sz w:val="20"/>
                <w:szCs w:val="20"/>
              </w:rPr>
              <w:t>mum 200MHz</w:t>
            </w:r>
          </w:p>
        </w:tc>
      </w:tr>
      <w:tr w:rsidR="00C25111" w:rsidRPr="00462A9E" w:rsidTr="00462A9E">
        <w:tc>
          <w:tcPr>
            <w:tcW w:w="2244" w:type="dxa"/>
            <w:tcBorders>
              <w:left w:val="nil"/>
              <w:bottom w:val="nil"/>
              <w:right w:val="nil"/>
            </w:tcBorders>
            <w:shd w:val="clear" w:color="auto" w:fill="FFFFFF"/>
          </w:tcPr>
          <w:p w:rsidR="00C25111" w:rsidRPr="00462A9E" w:rsidRDefault="00C25111"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6678" w:type="dxa"/>
            <w:shd w:val="clear" w:color="auto" w:fill="E6EED5"/>
          </w:tcPr>
          <w:p w:rsidR="00C25111" w:rsidRPr="00462A9E" w:rsidRDefault="00276741" w:rsidP="004F54BA">
            <w:pPr>
              <w:pStyle w:val="Default"/>
              <w:jc w:val="both"/>
              <w:rPr>
                <w:rFonts w:ascii="Times New Roman" w:hAnsi="Times New Roman" w:cs="Times New Roman"/>
                <w:sz w:val="20"/>
                <w:szCs w:val="20"/>
              </w:rPr>
            </w:pPr>
            <w:hyperlink r:id="rId13" w:history="1">
              <w:r w:rsidR="00C25111" w:rsidRPr="00462A9E">
                <w:rPr>
                  <w:rStyle w:val="Hyperlink"/>
                  <w:rFonts w:ascii="Times New Roman" w:hAnsi="Times New Roman" w:cs="Times New Roman"/>
                  <w:sz w:val="20"/>
                  <w:szCs w:val="20"/>
                </w:rPr>
                <w:t>https://help.ubuntu.com/community/Installation/LowMemorySystems</w:t>
              </w:r>
            </w:hyperlink>
          </w:p>
          <w:p w:rsidR="00C25111" w:rsidRPr="00462A9E" w:rsidRDefault="00276741" w:rsidP="004F54BA">
            <w:pPr>
              <w:pStyle w:val="Default"/>
              <w:jc w:val="both"/>
              <w:rPr>
                <w:rFonts w:ascii="Times New Roman" w:hAnsi="Times New Roman" w:cs="Times New Roman"/>
                <w:sz w:val="20"/>
                <w:szCs w:val="20"/>
              </w:rPr>
            </w:pPr>
            <w:hyperlink r:id="rId14" w:history="1">
              <w:r w:rsidR="00C25111" w:rsidRPr="00462A9E">
                <w:rPr>
                  <w:rStyle w:val="Hyperlink"/>
                  <w:rFonts w:ascii="Times New Roman" w:hAnsi="Times New Roman" w:cs="Times New Roman"/>
                  <w:sz w:val="20"/>
                  <w:szCs w:val="20"/>
                </w:rPr>
                <w:t>https://hep.ubuntu.com/community/Installation/SystemRequirements</w:t>
              </w:r>
            </w:hyperlink>
          </w:p>
        </w:tc>
      </w:tr>
    </w:tbl>
    <w:p w:rsidR="00980CC6" w:rsidRDefault="00980CC6" w:rsidP="004F54BA">
      <w:pPr>
        <w:pStyle w:val="Default"/>
        <w:jc w:val="both"/>
        <w:rPr>
          <w:rFonts w:ascii="Times New Roman" w:hAnsi="Times New Roman" w:cs="Times New Roman"/>
          <w:sz w:val="20"/>
          <w:szCs w:val="20"/>
        </w:rPr>
      </w:pPr>
    </w:p>
    <w:p w:rsidR="00C25111" w:rsidRDefault="00C25111" w:rsidP="004F54BA">
      <w:pPr>
        <w:pStyle w:val="Default"/>
        <w:jc w:val="both"/>
        <w:rPr>
          <w:rFonts w:ascii="Times New Roman" w:hAnsi="Times New Roman" w:cs="Times New Roman"/>
          <w:sz w:val="20"/>
          <w:szCs w:val="20"/>
        </w:rPr>
      </w:pPr>
    </w:p>
    <w:p w:rsidR="00FB5FDF" w:rsidRDefault="00FB5FDF" w:rsidP="004F54BA">
      <w:pPr>
        <w:pStyle w:val="Default"/>
        <w:jc w:val="both"/>
        <w:rPr>
          <w:rFonts w:ascii="Times New Roman" w:hAnsi="Times New Roman" w:cs="Times New Roman"/>
          <w:sz w:val="20"/>
          <w:szCs w:val="20"/>
        </w:rPr>
      </w:pPr>
    </w:p>
    <w:p w:rsidR="00FB5FDF" w:rsidRDefault="00FB5FDF" w:rsidP="004F54BA">
      <w:pPr>
        <w:pStyle w:val="Default"/>
        <w:jc w:val="both"/>
        <w:rPr>
          <w:rFonts w:ascii="Times New Roman" w:hAnsi="Times New Roman" w:cs="Times New Roman"/>
          <w:sz w:val="20"/>
          <w:szCs w:val="20"/>
        </w:rPr>
      </w:pPr>
    </w:p>
    <w:p w:rsidR="00FB5FDF" w:rsidRDefault="00FB5FDF" w:rsidP="004F54BA">
      <w:pPr>
        <w:pStyle w:val="Default"/>
        <w:jc w:val="both"/>
        <w:rPr>
          <w:rFonts w:ascii="Times New Roman" w:hAnsi="Times New Roman" w:cs="Times New Roman"/>
          <w:sz w:val="20"/>
          <w:szCs w:val="20"/>
        </w:rPr>
      </w:pPr>
    </w:p>
    <w:p w:rsidR="00FB5FDF" w:rsidRDefault="00FB5FDF" w:rsidP="004F54BA">
      <w:pPr>
        <w:pStyle w:val="Default"/>
        <w:jc w:val="both"/>
        <w:rPr>
          <w:rFonts w:ascii="Times New Roman" w:hAnsi="Times New Roman" w:cs="Times New Roman"/>
          <w:sz w:val="20"/>
          <w:szCs w:val="20"/>
        </w:rPr>
      </w:pPr>
    </w:p>
    <w:p w:rsidR="00FB5FDF" w:rsidRDefault="00FB5FDF" w:rsidP="004F54BA">
      <w:pPr>
        <w:pStyle w:val="Default"/>
        <w:jc w:val="both"/>
        <w:rPr>
          <w:rFonts w:ascii="Times New Roman" w:hAnsi="Times New Roman" w:cs="Times New Roman"/>
          <w:sz w:val="20"/>
          <w:szCs w:val="20"/>
        </w:rPr>
      </w:pPr>
    </w:p>
    <w:p w:rsidR="00FB5FDF" w:rsidRDefault="00FB5FDF" w:rsidP="004F54BA">
      <w:pPr>
        <w:pStyle w:val="Default"/>
        <w:jc w:val="both"/>
        <w:rPr>
          <w:rFonts w:ascii="Times New Roman" w:hAnsi="Times New Roman" w:cs="Times New Roman"/>
          <w:sz w:val="20"/>
          <w:szCs w:val="20"/>
        </w:rPr>
      </w:pPr>
    </w:p>
    <w:p w:rsidR="00980CC6" w:rsidRDefault="00980CC6" w:rsidP="004F54BA">
      <w:pPr>
        <w:pStyle w:val="Heading4"/>
        <w:jc w:val="both"/>
      </w:pPr>
      <w:r>
        <w:lastRenderedPageBreak/>
        <w:t>Software Specifications</w:t>
      </w:r>
      <w:r w:rsidR="001147A8">
        <w:t>:</w:t>
      </w:r>
    </w:p>
    <w:p w:rsidR="000F122E" w:rsidRPr="000F122E" w:rsidRDefault="000F122E" w:rsidP="004F54BA">
      <w:pPr>
        <w:jc w:val="both"/>
      </w:pPr>
    </w:p>
    <w:tbl>
      <w:tblPr>
        <w:tblW w:w="0" w:type="auto"/>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ook w:val="04A0"/>
      </w:tblPr>
      <w:tblGrid>
        <w:gridCol w:w="2268"/>
        <w:gridCol w:w="7308"/>
      </w:tblGrid>
      <w:tr w:rsidR="00C25111" w:rsidRPr="00C25111" w:rsidTr="00462A9E">
        <w:tc>
          <w:tcPr>
            <w:tcW w:w="2268" w:type="dxa"/>
            <w:tcBorders>
              <w:top w:val="nil"/>
              <w:left w:val="nil"/>
              <w:bottom w:val="nil"/>
              <w:right w:val="nil"/>
            </w:tcBorders>
            <w:shd w:val="clear" w:color="auto" w:fill="FFFFFF"/>
          </w:tcPr>
          <w:p w:rsidR="00C25111" w:rsidRPr="00462A9E" w:rsidRDefault="00C25111"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UDev Supports </w:t>
            </w:r>
          </w:p>
        </w:tc>
        <w:tc>
          <w:tcPr>
            <w:tcW w:w="7308" w:type="dxa"/>
            <w:shd w:val="clear" w:color="auto" w:fill="F2EFF6"/>
          </w:tcPr>
          <w:p w:rsidR="00C25111" w:rsidRPr="00D533EA" w:rsidRDefault="000F122E" w:rsidP="004F54BA">
            <w:pPr>
              <w:pStyle w:val="Default"/>
              <w:jc w:val="both"/>
              <w:rPr>
                <w:rFonts w:ascii="Times New Roman" w:hAnsi="Times New Roman" w:cs="Times New Roman"/>
                <w:bCs/>
                <w:sz w:val="20"/>
                <w:szCs w:val="20"/>
              </w:rPr>
            </w:pPr>
            <w:r w:rsidRPr="00D533EA">
              <w:rPr>
                <w:rFonts w:ascii="Times New Roman" w:hAnsi="Times New Roman" w:cs="Times New Roman"/>
                <w:bCs/>
                <w:sz w:val="20"/>
                <w:szCs w:val="20"/>
              </w:rPr>
              <w:t>Available</w:t>
            </w:r>
          </w:p>
        </w:tc>
      </w:tr>
      <w:tr w:rsidR="00C25111" w:rsidRPr="00C25111" w:rsidTr="00462A9E">
        <w:tc>
          <w:tcPr>
            <w:tcW w:w="2268" w:type="dxa"/>
            <w:tcBorders>
              <w:left w:val="nil"/>
              <w:bottom w:val="nil"/>
              <w:right w:val="nil"/>
            </w:tcBorders>
            <w:shd w:val="clear" w:color="auto" w:fill="FFFFFF"/>
          </w:tcPr>
          <w:p w:rsidR="00C25111" w:rsidRPr="00462A9E" w:rsidRDefault="000F122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libusb </w:t>
            </w:r>
            <w:r w:rsidR="00C25111" w:rsidRPr="00462A9E">
              <w:rPr>
                <w:rFonts w:ascii="Times New Roman" w:hAnsi="Times New Roman" w:cs="Times New Roman"/>
                <w:b/>
                <w:bCs/>
                <w:sz w:val="20"/>
                <w:szCs w:val="20"/>
              </w:rPr>
              <w:t xml:space="preserve">Support </w:t>
            </w:r>
          </w:p>
        </w:tc>
        <w:tc>
          <w:tcPr>
            <w:tcW w:w="7308" w:type="dxa"/>
            <w:tcBorders>
              <w:left w:val="single" w:sz="6" w:space="0" w:color="8064A2"/>
            </w:tcBorders>
            <w:shd w:val="clear" w:color="auto" w:fill="BFB1D0"/>
          </w:tcPr>
          <w:p w:rsidR="00C25111" w:rsidRPr="00462A9E" w:rsidRDefault="000F122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C25111" w:rsidRPr="00C25111" w:rsidTr="00462A9E">
        <w:tc>
          <w:tcPr>
            <w:tcW w:w="2268" w:type="dxa"/>
            <w:tcBorders>
              <w:left w:val="nil"/>
              <w:bottom w:val="nil"/>
              <w:right w:val="nil"/>
            </w:tcBorders>
            <w:shd w:val="clear" w:color="auto" w:fill="FFFFFF"/>
          </w:tcPr>
          <w:p w:rsidR="00C25111" w:rsidRPr="00462A9E" w:rsidRDefault="000F122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i2c Tools </w:t>
            </w:r>
            <w:r w:rsidR="00C25111" w:rsidRPr="00462A9E">
              <w:rPr>
                <w:rFonts w:ascii="Times New Roman" w:hAnsi="Times New Roman" w:cs="Times New Roman"/>
                <w:b/>
                <w:bCs/>
                <w:sz w:val="20"/>
                <w:szCs w:val="20"/>
              </w:rPr>
              <w:t>Su</w:t>
            </w:r>
            <w:r w:rsidR="001147A8">
              <w:rPr>
                <w:rFonts w:ascii="Times New Roman" w:hAnsi="Times New Roman" w:cs="Times New Roman"/>
                <w:b/>
                <w:bCs/>
                <w:sz w:val="20"/>
                <w:szCs w:val="20"/>
              </w:rPr>
              <w:t>p</w:t>
            </w:r>
            <w:r w:rsidR="00C25111" w:rsidRPr="00462A9E">
              <w:rPr>
                <w:rFonts w:ascii="Times New Roman" w:hAnsi="Times New Roman" w:cs="Times New Roman"/>
                <w:b/>
                <w:bCs/>
                <w:sz w:val="20"/>
                <w:szCs w:val="20"/>
              </w:rPr>
              <w:t xml:space="preserve">port </w:t>
            </w:r>
          </w:p>
        </w:tc>
        <w:tc>
          <w:tcPr>
            <w:tcW w:w="7308" w:type="dxa"/>
            <w:shd w:val="clear" w:color="auto" w:fill="DFD8E8"/>
          </w:tcPr>
          <w:p w:rsidR="00C25111" w:rsidRPr="00462A9E" w:rsidRDefault="000F122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Available </w:t>
            </w:r>
          </w:p>
        </w:tc>
      </w:tr>
      <w:tr w:rsidR="00C25111" w:rsidRPr="00C25111" w:rsidTr="00462A9E">
        <w:tc>
          <w:tcPr>
            <w:tcW w:w="2268" w:type="dxa"/>
            <w:tcBorders>
              <w:left w:val="nil"/>
              <w:bottom w:val="nil"/>
              <w:right w:val="nil"/>
            </w:tcBorders>
            <w:shd w:val="clear" w:color="auto" w:fill="FFFFFF"/>
          </w:tcPr>
          <w:p w:rsidR="00C25111" w:rsidRPr="00462A9E" w:rsidRDefault="000F122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Foxit </w:t>
            </w:r>
            <w:r w:rsidR="00C25111" w:rsidRPr="00462A9E">
              <w:rPr>
                <w:rFonts w:ascii="Times New Roman" w:hAnsi="Times New Roman" w:cs="Times New Roman"/>
                <w:b/>
                <w:bCs/>
                <w:sz w:val="20"/>
                <w:szCs w:val="20"/>
              </w:rPr>
              <w:t>Support</w:t>
            </w:r>
          </w:p>
        </w:tc>
        <w:tc>
          <w:tcPr>
            <w:tcW w:w="7308" w:type="dxa"/>
            <w:tcBorders>
              <w:left w:val="single" w:sz="6" w:space="0" w:color="8064A2"/>
            </w:tcBorders>
            <w:shd w:val="clear" w:color="auto" w:fill="BFB1D0"/>
          </w:tcPr>
          <w:p w:rsidR="00C25111" w:rsidRPr="00462A9E" w:rsidRDefault="000F122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C25111" w:rsidRPr="00C25111" w:rsidTr="00462A9E">
        <w:tc>
          <w:tcPr>
            <w:tcW w:w="2268" w:type="dxa"/>
            <w:tcBorders>
              <w:left w:val="nil"/>
              <w:bottom w:val="nil"/>
              <w:right w:val="nil"/>
            </w:tcBorders>
            <w:shd w:val="clear" w:color="auto" w:fill="FFFFFF"/>
          </w:tcPr>
          <w:p w:rsidR="00C25111" w:rsidRPr="00462A9E" w:rsidRDefault="000F122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Firefox Support</w:t>
            </w:r>
          </w:p>
        </w:tc>
        <w:tc>
          <w:tcPr>
            <w:tcW w:w="7308" w:type="dxa"/>
            <w:shd w:val="clear" w:color="auto" w:fill="DFD8E8"/>
          </w:tcPr>
          <w:p w:rsidR="00C25111" w:rsidRPr="00462A9E" w:rsidRDefault="000F122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C25111" w:rsidRPr="00C25111" w:rsidTr="00462A9E">
        <w:tc>
          <w:tcPr>
            <w:tcW w:w="2268" w:type="dxa"/>
            <w:tcBorders>
              <w:left w:val="nil"/>
              <w:bottom w:val="nil"/>
              <w:right w:val="nil"/>
            </w:tcBorders>
            <w:shd w:val="clear" w:color="auto" w:fill="FFFFFF"/>
          </w:tcPr>
          <w:p w:rsidR="00C25111" w:rsidRPr="00462A9E" w:rsidRDefault="00C25111"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GNU </w:t>
            </w:r>
            <w:r w:rsidR="000F122E" w:rsidRPr="00462A9E">
              <w:rPr>
                <w:rFonts w:ascii="Times New Roman" w:hAnsi="Times New Roman" w:cs="Times New Roman"/>
                <w:b/>
                <w:bCs/>
                <w:sz w:val="20"/>
                <w:szCs w:val="20"/>
              </w:rPr>
              <w:t>T</w:t>
            </w:r>
            <w:r w:rsidRPr="00462A9E">
              <w:rPr>
                <w:rFonts w:ascii="Times New Roman" w:hAnsi="Times New Roman" w:cs="Times New Roman"/>
                <w:b/>
                <w:bCs/>
                <w:sz w:val="20"/>
                <w:szCs w:val="20"/>
              </w:rPr>
              <w:t>ools</w:t>
            </w:r>
          </w:p>
        </w:tc>
        <w:tc>
          <w:tcPr>
            <w:tcW w:w="7308" w:type="dxa"/>
            <w:tcBorders>
              <w:left w:val="single" w:sz="6" w:space="0" w:color="8064A2"/>
            </w:tcBorders>
            <w:shd w:val="clear" w:color="auto" w:fill="BFB1D0"/>
          </w:tcPr>
          <w:p w:rsidR="00C25111" w:rsidRPr="00462A9E" w:rsidRDefault="00C25111"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C25111" w:rsidRPr="00C25111" w:rsidTr="00462A9E">
        <w:tc>
          <w:tcPr>
            <w:tcW w:w="2268" w:type="dxa"/>
            <w:tcBorders>
              <w:left w:val="nil"/>
              <w:bottom w:val="nil"/>
              <w:right w:val="nil"/>
            </w:tcBorders>
            <w:shd w:val="clear" w:color="auto" w:fill="FFFFFF"/>
          </w:tcPr>
          <w:p w:rsidR="00C25111" w:rsidRPr="00462A9E" w:rsidRDefault="000F122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Curl Library Support</w:t>
            </w:r>
          </w:p>
        </w:tc>
        <w:tc>
          <w:tcPr>
            <w:tcW w:w="7308" w:type="dxa"/>
            <w:shd w:val="clear" w:color="auto" w:fill="DFD8E8"/>
          </w:tcPr>
          <w:p w:rsidR="00C25111" w:rsidRPr="00462A9E" w:rsidRDefault="000F122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C25111" w:rsidRPr="00C25111" w:rsidTr="00462A9E">
        <w:tc>
          <w:tcPr>
            <w:tcW w:w="2268" w:type="dxa"/>
            <w:tcBorders>
              <w:left w:val="nil"/>
              <w:bottom w:val="nil"/>
              <w:right w:val="nil"/>
            </w:tcBorders>
            <w:shd w:val="clear" w:color="auto" w:fill="FFFFFF"/>
          </w:tcPr>
          <w:p w:rsidR="00C25111" w:rsidRPr="00462A9E" w:rsidRDefault="000F122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Tech Support</w:t>
            </w:r>
          </w:p>
        </w:tc>
        <w:tc>
          <w:tcPr>
            <w:tcW w:w="7308" w:type="dxa"/>
            <w:tcBorders>
              <w:left w:val="single" w:sz="6" w:space="0" w:color="8064A2"/>
            </w:tcBorders>
            <w:shd w:val="clear" w:color="auto" w:fill="BFB1D0"/>
          </w:tcPr>
          <w:p w:rsidR="00C25111" w:rsidRPr="00462A9E" w:rsidRDefault="000F122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Vast community and commercial support available</w:t>
            </w:r>
          </w:p>
        </w:tc>
      </w:tr>
      <w:tr w:rsidR="00C25111" w:rsidRPr="00462A9E" w:rsidTr="00462A9E">
        <w:tc>
          <w:tcPr>
            <w:tcW w:w="2268" w:type="dxa"/>
            <w:tcBorders>
              <w:left w:val="nil"/>
              <w:bottom w:val="nil"/>
              <w:right w:val="nil"/>
            </w:tcBorders>
            <w:shd w:val="clear" w:color="auto" w:fill="FFFFFF"/>
          </w:tcPr>
          <w:p w:rsidR="00C25111" w:rsidRPr="00462A9E" w:rsidRDefault="000F122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Type</w:t>
            </w:r>
          </w:p>
        </w:tc>
        <w:tc>
          <w:tcPr>
            <w:tcW w:w="7308" w:type="dxa"/>
            <w:shd w:val="clear" w:color="auto" w:fill="DFD8E8"/>
          </w:tcPr>
          <w:p w:rsidR="00C25111" w:rsidRPr="00462A9E" w:rsidRDefault="00DA6C75" w:rsidP="004F54BA">
            <w:pPr>
              <w:jc w:val="both"/>
              <w:rPr>
                <w:rFonts w:ascii="Times New Roman" w:eastAsia="Times New Roman" w:hAnsi="Times New Roman"/>
                <w:color w:val="000000"/>
                <w:sz w:val="20"/>
                <w:szCs w:val="20"/>
              </w:rPr>
            </w:pPr>
            <w:r w:rsidRPr="00462A9E">
              <w:rPr>
                <w:rFonts w:ascii="Times New Roman" w:eastAsia="Times New Roman" w:hAnsi="Times New Roman"/>
                <w:color w:val="000000"/>
                <w:sz w:val="20"/>
                <w:szCs w:val="20"/>
              </w:rPr>
              <w:t>Open Source</w:t>
            </w:r>
          </w:p>
        </w:tc>
      </w:tr>
      <w:tr w:rsidR="000F122E" w:rsidRPr="00462A9E" w:rsidTr="00462A9E">
        <w:tc>
          <w:tcPr>
            <w:tcW w:w="2268" w:type="dxa"/>
            <w:tcBorders>
              <w:left w:val="nil"/>
              <w:bottom w:val="nil"/>
              <w:right w:val="nil"/>
            </w:tcBorders>
            <w:shd w:val="clear" w:color="auto" w:fill="FFFFFF"/>
          </w:tcPr>
          <w:p w:rsidR="000F122E" w:rsidRPr="00462A9E" w:rsidRDefault="000F122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7308" w:type="dxa"/>
            <w:tcBorders>
              <w:left w:val="single" w:sz="6" w:space="0" w:color="8064A2"/>
            </w:tcBorders>
            <w:shd w:val="clear" w:color="auto" w:fill="BFB1D0"/>
          </w:tcPr>
          <w:p w:rsidR="000F122E" w:rsidRPr="00462A9E" w:rsidRDefault="00276741" w:rsidP="004F54BA">
            <w:pPr>
              <w:jc w:val="both"/>
              <w:rPr>
                <w:rFonts w:ascii="Times New Roman" w:eastAsia="Times New Roman" w:hAnsi="Times New Roman"/>
                <w:color w:val="000000"/>
                <w:sz w:val="20"/>
                <w:szCs w:val="20"/>
              </w:rPr>
            </w:pPr>
            <w:hyperlink r:id="rId15" w:history="1">
              <w:r w:rsidR="000F122E" w:rsidRPr="00462A9E">
                <w:rPr>
                  <w:rStyle w:val="Hyperlink"/>
                  <w:rFonts w:ascii="Times New Roman" w:eastAsia="Times New Roman" w:hAnsi="Times New Roman"/>
                  <w:sz w:val="20"/>
                  <w:szCs w:val="20"/>
                </w:rPr>
                <w:t>https://help.ubuntu.com/9.10/index.html</w:t>
              </w:r>
            </w:hyperlink>
          </w:p>
          <w:p w:rsidR="000F122E" w:rsidRPr="00462A9E" w:rsidRDefault="00276741" w:rsidP="004F54BA">
            <w:pPr>
              <w:jc w:val="both"/>
              <w:rPr>
                <w:rFonts w:ascii="Times New Roman" w:eastAsia="Times New Roman" w:hAnsi="Times New Roman"/>
                <w:color w:val="000000"/>
                <w:sz w:val="20"/>
                <w:szCs w:val="20"/>
              </w:rPr>
            </w:pPr>
            <w:hyperlink r:id="rId16" w:history="1">
              <w:r w:rsidR="000F122E" w:rsidRPr="00462A9E">
                <w:rPr>
                  <w:rStyle w:val="Hyperlink"/>
                  <w:rFonts w:ascii="Times New Roman" w:eastAsia="Times New Roman" w:hAnsi="Times New Roman"/>
                  <w:sz w:val="20"/>
                  <w:szCs w:val="20"/>
                </w:rPr>
                <w:t>http://shop.canonical.com/product_info.php?products_id=530</w:t>
              </w:r>
            </w:hyperlink>
          </w:p>
          <w:p w:rsidR="000F122E" w:rsidRPr="00462A9E" w:rsidRDefault="00276741" w:rsidP="004F54BA">
            <w:pPr>
              <w:jc w:val="both"/>
              <w:rPr>
                <w:rFonts w:ascii="Times New Roman" w:eastAsia="Times New Roman" w:hAnsi="Times New Roman"/>
                <w:color w:val="000000"/>
                <w:sz w:val="20"/>
                <w:szCs w:val="20"/>
              </w:rPr>
            </w:pPr>
            <w:hyperlink r:id="rId17" w:history="1">
              <w:r w:rsidR="0066659D" w:rsidRPr="000A1691">
                <w:rPr>
                  <w:rStyle w:val="Hyperlink"/>
                  <w:rFonts w:ascii="Times New Roman" w:eastAsia="Times New Roman" w:hAnsi="Times New Roman"/>
                  <w:sz w:val="20"/>
                  <w:szCs w:val="20"/>
                </w:rPr>
                <w:t>http://www.canonical.com/about-ubuntu/for-business</w:t>
              </w:r>
            </w:hyperlink>
          </w:p>
        </w:tc>
      </w:tr>
    </w:tbl>
    <w:p w:rsidR="00980CC6" w:rsidRDefault="00980CC6" w:rsidP="004F54BA">
      <w:pPr>
        <w:jc w:val="both"/>
        <w:rPr>
          <w:sz w:val="20"/>
          <w:szCs w:val="20"/>
        </w:rPr>
      </w:pPr>
    </w:p>
    <w:p w:rsidR="00797275" w:rsidRDefault="00797275" w:rsidP="004F54BA">
      <w:pPr>
        <w:jc w:val="both"/>
        <w:rPr>
          <w:sz w:val="20"/>
          <w:szCs w:val="20"/>
        </w:rPr>
      </w:pPr>
    </w:p>
    <w:p w:rsidR="00272B86" w:rsidRPr="001147A8" w:rsidRDefault="00797275" w:rsidP="004F54BA">
      <w:pPr>
        <w:pStyle w:val="Heading3"/>
        <w:jc w:val="both"/>
        <w:rPr>
          <w:rFonts w:ascii="Times New Roman" w:hAnsi="Times New Roman" w:cs="Times New Roman"/>
          <w:sz w:val="28"/>
          <w:szCs w:val="28"/>
        </w:rPr>
      </w:pPr>
      <w:bookmarkStart w:id="38" w:name="_Toc263764216"/>
      <w:r w:rsidRPr="001147A8">
        <w:rPr>
          <w:rFonts w:ascii="Times New Roman" w:hAnsi="Times New Roman" w:cs="Times New Roman"/>
          <w:sz w:val="28"/>
          <w:szCs w:val="28"/>
        </w:rPr>
        <w:t xml:space="preserve">Ubuntu </w:t>
      </w:r>
      <w:r w:rsidR="00272B86" w:rsidRPr="001147A8">
        <w:rPr>
          <w:rFonts w:ascii="Times New Roman" w:hAnsi="Times New Roman" w:cs="Times New Roman"/>
          <w:sz w:val="28"/>
          <w:szCs w:val="28"/>
        </w:rPr>
        <w:t>10.</w:t>
      </w:r>
      <w:r w:rsidR="00FB5FDF" w:rsidRPr="001147A8">
        <w:rPr>
          <w:rFonts w:ascii="Times New Roman" w:hAnsi="Times New Roman" w:cs="Times New Roman"/>
          <w:sz w:val="28"/>
          <w:szCs w:val="28"/>
        </w:rPr>
        <w:t>0</w:t>
      </w:r>
      <w:r w:rsidR="00272B86" w:rsidRPr="001147A8">
        <w:rPr>
          <w:rFonts w:ascii="Times New Roman" w:hAnsi="Times New Roman" w:cs="Times New Roman"/>
          <w:sz w:val="28"/>
          <w:szCs w:val="28"/>
        </w:rPr>
        <w:t>4 LTS</w:t>
      </w:r>
      <w:bookmarkEnd w:id="38"/>
    </w:p>
    <w:p w:rsidR="00841A1B" w:rsidRPr="001147A8" w:rsidRDefault="00FB5FDF" w:rsidP="001147A8">
      <w:pPr>
        <w:pStyle w:val="NormalWeb"/>
        <w:jc w:val="both"/>
        <w:rPr>
          <w:sz w:val="20"/>
          <w:szCs w:val="20"/>
        </w:rPr>
      </w:pPr>
      <w:r w:rsidRPr="001147A8">
        <w:rPr>
          <w:sz w:val="20"/>
          <w:szCs w:val="20"/>
        </w:rPr>
        <w:t xml:space="preserve">Ubuntu </w:t>
      </w:r>
      <w:r w:rsidR="0066659D" w:rsidRPr="001147A8">
        <w:rPr>
          <w:sz w:val="20"/>
          <w:szCs w:val="20"/>
        </w:rPr>
        <w:t xml:space="preserve">LTS (Long Term Support) versions are released every two years </w:t>
      </w:r>
      <w:r w:rsidR="001147A8">
        <w:rPr>
          <w:sz w:val="20"/>
          <w:szCs w:val="20"/>
        </w:rPr>
        <w:t xml:space="preserve">and </w:t>
      </w:r>
      <w:r w:rsidR="0066659D" w:rsidRPr="001147A8">
        <w:rPr>
          <w:sz w:val="20"/>
          <w:szCs w:val="20"/>
        </w:rPr>
        <w:t>are supported for three years on the desktop and five years for servers. The latest version of Ubuntu, 10.04 (</w:t>
      </w:r>
      <w:hyperlink r:id="rId18" w:tooltip="Lucid Lynx" w:history="1">
        <w:r w:rsidR="0066659D" w:rsidRPr="001147A8">
          <w:rPr>
            <w:sz w:val="20"/>
            <w:szCs w:val="20"/>
          </w:rPr>
          <w:t>Lucid Lynx</w:t>
        </w:r>
      </w:hyperlink>
      <w:r w:rsidR="0066659D" w:rsidRPr="001147A8">
        <w:rPr>
          <w:sz w:val="20"/>
          <w:szCs w:val="20"/>
        </w:rPr>
        <w:t>), is such an LTS version, and was released on April 29, 2010.</w:t>
      </w:r>
      <w:r w:rsidRPr="001147A8">
        <w:rPr>
          <w:sz w:val="20"/>
          <w:szCs w:val="20"/>
        </w:rPr>
        <w:t xml:space="preserve">  Carrying the same focus as the Ubuntu 9.10 with the additional support makes this version of Ubuntu a strong candidate for deployment.  However, </w:t>
      </w:r>
      <w:r w:rsidR="00673D1A" w:rsidRPr="001147A8">
        <w:rPr>
          <w:sz w:val="20"/>
          <w:szCs w:val="20"/>
        </w:rPr>
        <w:t xml:space="preserve">some </w:t>
      </w:r>
      <w:r w:rsidR="004D72E7">
        <w:rPr>
          <w:sz w:val="20"/>
          <w:szCs w:val="20"/>
        </w:rPr>
        <w:t>questions</w:t>
      </w:r>
      <w:r w:rsidR="004D72E7" w:rsidRPr="001147A8">
        <w:rPr>
          <w:sz w:val="20"/>
          <w:szCs w:val="20"/>
        </w:rPr>
        <w:t xml:space="preserve"> </w:t>
      </w:r>
      <w:r w:rsidR="00673D1A" w:rsidRPr="001147A8">
        <w:rPr>
          <w:sz w:val="20"/>
          <w:szCs w:val="20"/>
        </w:rPr>
        <w:t xml:space="preserve">remain </w:t>
      </w:r>
      <w:r w:rsidR="004D72E7">
        <w:rPr>
          <w:sz w:val="20"/>
          <w:szCs w:val="20"/>
        </w:rPr>
        <w:t>regarding</w:t>
      </w:r>
      <w:r w:rsidR="001226FC" w:rsidRPr="001147A8">
        <w:rPr>
          <w:sz w:val="20"/>
          <w:szCs w:val="20"/>
        </w:rPr>
        <w:t xml:space="preserve"> t</w:t>
      </w:r>
      <w:r w:rsidR="00673D1A" w:rsidRPr="001147A8">
        <w:rPr>
          <w:sz w:val="20"/>
          <w:szCs w:val="20"/>
        </w:rPr>
        <w:t>he disk space required for deployment</w:t>
      </w:r>
      <w:r w:rsidR="004D72E7">
        <w:rPr>
          <w:sz w:val="20"/>
          <w:szCs w:val="20"/>
        </w:rPr>
        <w:t xml:space="preserve"> and s</w:t>
      </w:r>
      <w:r w:rsidR="00673D1A" w:rsidRPr="001147A8">
        <w:rPr>
          <w:sz w:val="20"/>
          <w:szCs w:val="20"/>
        </w:rPr>
        <w:t>ince th</w:t>
      </w:r>
      <w:r w:rsidR="001226FC" w:rsidRPr="001147A8">
        <w:rPr>
          <w:sz w:val="20"/>
          <w:szCs w:val="20"/>
        </w:rPr>
        <w:t>is</w:t>
      </w:r>
      <w:r w:rsidR="00673D1A" w:rsidRPr="001147A8">
        <w:rPr>
          <w:sz w:val="20"/>
          <w:szCs w:val="20"/>
        </w:rPr>
        <w:t xml:space="preserve"> distro </w:t>
      </w:r>
      <w:r w:rsidR="001226FC" w:rsidRPr="001147A8">
        <w:rPr>
          <w:sz w:val="20"/>
          <w:szCs w:val="20"/>
        </w:rPr>
        <w:t>has not</w:t>
      </w:r>
      <w:r w:rsidR="00673D1A" w:rsidRPr="001147A8">
        <w:rPr>
          <w:sz w:val="20"/>
          <w:szCs w:val="20"/>
        </w:rPr>
        <w:t xml:space="preserve"> been tested with full application load this remains a serious concern.  However, if Ubuntu 9.10 </w:t>
      </w:r>
      <w:r w:rsidR="001226FC" w:rsidRPr="001147A8">
        <w:rPr>
          <w:sz w:val="20"/>
          <w:szCs w:val="20"/>
        </w:rPr>
        <w:t xml:space="preserve">is chosen </w:t>
      </w:r>
      <w:r w:rsidR="00673D1A" w:rsidRPr="001147A8">
        <w:rPr>
          <w:sz w:val="20"/>
          <w:szCs w:val="20"/>
        </w:rPr>
        <w:t xml:space="preserve">for deployment then the consoles can be upgraded to version 10.04 </w:t>
      </w:r>
      <w:r w:rsidR="001226FC" w:rsidRPr="001147A8">
        <w:rPr>
          <w:sz w:val="20"/>
          <w:szCs w:val="20"/>
        </w:rPr>
        <w:t xml:space="preserve">at a later date </w:t>
      </w:r>
      <w:r w:rsidR="00673D1A" w:rsidRPr="001147A8">
        <w:rPr>
          <w:sz w:val="20"/>
          <w:szCs w:val="20"/>
        </w:rPr>
        <w:t>after proper testing.</w:t>
      </w:r>
    </w:p>
    <w:p w:rsidR="00797275" w:rsidRDefault="00797275" w:rsidP="004F54BA">
      <w:pPr>
        <w:pStyle w:val="Heading4"/>
        <w:jc w:val="both"/>
      </w:pPr>
      <w:r>
        <w:t>System Spec</w:t>
      </w:r>
      <w:r w:rsidR="00393BA9">
        <w:t>i</w:t>
      </w:r>
      <w:r>
        <w:t>fications:</w:t>
      </w:r>
    </w:p>
    <w:p w:rsidR="00797275" w:rsidRPr="00797275" w:rsidRDefault="00797275" w:rsidP="004F54BA">
      <w:pPr>
        <w:jc w:val="both"/>
      </w:pPr>
    </w:p>
    <w:tbl>
      <w:tblPr>
        <w:tblW w:w="0" w:type="auto"/>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ayout w:type="fixed"/>
        <w:tblLook w:val="04A0"/>
      </w:tblPr>
      <w:tblGrid>
        <w:gridCol w:w="2268"/>
        <w:gridCol w:w="7308"/>
      </w:tblGrid>
      <w:tr w:rsidR="00797275" w:rsidRPr="00462A9E" w:rsidTr="00462A9E">
        <w:tc>
          <w:tcPr>
            <w:tcW w:w="2268" w:type="dxa"/>
            <w:tcBorders>
              <w:top w:val="nil"/>
              <w:left w:val="nil"/>
              <w:bottom w:val="nil"/>
              <w:right w:val="nil"/>
            </w:tcBorders>
            <w:shd w:val="clear" w:color="auto" w:fill="FFFFFF"/>
          </w:tcPr>
          <w:p w:rsidR="00797275" w:rsidRPr="00462A9E" w:rsidRDefault="007972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Memory </w:t>
            </w:r>
            <w:r w:rsidR="0015141E">
              <w:rPr>
                <w:rFonts w:ascii="Times New Roman" w:hAnsi="Times New Roman" w:cs="Times New Roman"/>
                <w:b/>
                <w:bCs/>
                <w:sz w:val="20"/>
                <w:szCs w:val="20"/>
              </w:rPr>
              <w:t>Footprint</w:t>
            </w:r>
          </w:p>
        </w:tc>
        <w:tc>
          <w:tcPr>
            <w:tcW w:w="7308" w:type="dxa"/>
            <w:shd w:val="clear" w:color="auto" w:fill="F5F8EE"/>
          </w:tcPr>
          <w:p w:rsidR="00797275" w:rsidRPr="00D533EA" w:rsidRDefault="00797275" w:rsidP="004F54BA">
            <w:pPr>
              <w:pStyle w:val="Default"/>
              <w:jc w:val="both"/>
              <w:rPr>
                <w:rFonts w:ascii="Times New Roman" w:hAnsi="Times New Roman" w:cs="Times New Roman"/>
                <w:bCs/>
                <w:sz w:val="20"/>
                <w:szCs w:val="20"/>
              </w:rPr>
            </w:pPr>
            <w:r w:rsidRPr="00D533EA">
              <w:rPr>
                <w:rFonts w:ascii="Times New Roman" w:hAnsi="Times New Roman" w:cs="Times New Roman"/>
                <w:bCs/>
                <w:sz w:val="20"/>
                <w:szCs w:val="20"/>
              </w:rPr>
              <w:t xml:space="preserve"> 256 MB-512MB</w:t>
            </w:r>
          </w:p>
        </w:tc>
      </w:tr>
      <w:tr w:rsidR="00797275" w:rsidRPr="00462A9E" w:rsidTr="00462A9E">
        <w:tc>
          <w:tcPr>
            <w:tcW w:w="2268" w:type="dxa"/>
            <w:tcBorders>
              <w:left w:val="nil"/>
              <w:bottom w:val="nil"/>
              <w:right w:val="nil"/>
            </w:tcBorders>
            <w:shd w:val="clear" w:color="auto" w:fill="FFFFFF"/>
          </w:tcPr>
          <w:p w:rsidR="00797275" w:rsidRPr="00462A9E" w:rsidRDefault="007972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Peripheral Support</w:t>
            </w:r>
          </w:p>
        </w:tc>
        <w:tc>
          <w:tcPr>
            <w:tcW w:w="7308" w:type="dxa"/>
            <w:tcBorders>
              <w:left w:val="single" w:sz="6" w:space="0" w:color="9BBB59"/>
            </w:tcBorders>
            <w:shd w:val="clear" w:color="auto" w:fill="CDDDAC"/>
          </w:tcPr>
          <w:p w:rsidR="00797275" w:rsidRPr="00462A9E" w:rsidRDefault="0079727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 All devices supported.</w:t>
            </w:r>
          </w:p>
        </w:tc>
      </w:tr>
      <w:tr w:rsidR="00797275" w:rsidRPr="00462A9E" w:rsidTr="00462A9E">
        <w:tc>
          <w:tcPr>
            <w:tcW w:w="2268" w:type="dxa"/>
            <w:tcBorders>
              <w:left w:val="nil"/>
              <w:bottom w:val="nil"/>
              <w:right w:val="nil"/>
            </w:tcBorders>
            <w:shd w:val="clear" w:color="auto" w:fill="FFFFFF"/>
          </w:tcPr>
          <w:p w:rsidR="00797275" w:rsidRPr="00462A9E" w:rsidRDefault="007972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Disk Space Required</w:t>
            </w:r>
          </w:p>
        </w:tc>
        <w:tc>
          <w:tcPr>
            <w:tcW w:w="7308" w:type="dxa"/>
            <w:shd w:val="clear" w:color="auto" w:fill="E6EED5"/>
          </w:tcPr>
          <w:p w:rsidR="00797275" w:rsidRPr="00462A9E" w:rsidRDefault="0079727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 Accordin</w:t>
            </w:r>
            <w:r w:rsidR="004435C6" w:rsidRPr="00462A9E">
              <w:rPr>
                <w:rFonts w:ascii="Times New Roman" w:hAnsi="Times New Roman" w:cs="Times New Roman"/>
                <w:sz w:val="20"/>
                <w:szCs w:val="20"/>
              </w:rPr>
              <w:t>g to the packages installed</w:t>
            </w:r>
            <w:r w:rsidRPr="00462A9E">
              <w:rPr>
                <w:rFonts w:ascii="Times New Roman" w:hAnsi="Times New Roman" w:cs="Times New Roman"/>
                <w:sz w:val="20"/>
                <w:szCs w:val="20"/>
              </w:rPr>
              <w:t>.</w:t>
            </w:r>
          </w:p>
        </w:tc>
      </w:tr>
      <w:tr w:rsidR="00797275" w:rsidRPr="00462A9E" w:rsidTr="00462A9E">
        <w:tc>
          <w:tcPr>
            <w:tcW w:w="2268" w:type="dxa"/>
            <w:tcBorders>
              <w:left w:val="nil"/>
              <w:bottom w:val="nil"/>
              <w:right w:val="nil"/>
            </w:tcBorders>
            <w:shd w:val="clear" w:color="auto" w:fill="FFFFFF"/>
          </w:tcPr>
          <w:p w:rsidR="00797275" w:rsidRPr="00462A9E" w:rsidRDefault="007972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Processor Specification</w:t>
            </w:r>
          </w:p>
        </w:tc>
        <w:tc>
          <w:tcPr>
            <w:tcW w:w="7308" w:type="dxa"/>
            <w:tcBorders>
              <w:left w:val="single" w:sz="6" w:space="0" w:color="9BBB59"/>
            </w:tcBorders>
            <w:shd w:val="clear" w:color="auto" w:fill="CDDDAC"/>
          </w:tcPr>
          <w:p w:rsidR="00797275" w:rsidRPr="00462A9E" w:rsidRDefault="0079727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 X86 architecture supported.  Minimum </w:t>
            </w:r>
            <w:r w:rsidR="004435C6" w:rsidRPr="00462A9E">
              <w:rPr>
                <w:rFonts w:ascii="Times New Roman" w:hAnsi="Times New Roman" w:cs="Times New Roman"/>
                <w:sz w:val="20"/>
                <w:szCs w:val="20"/>
              </w:rPr>
              <w:t>5</w:t>
            </w:r>
            <w:r w:rsidRPr="00462A9E">
              <w:rPr>
                <w:rFonts w:ascii="Times New Roman" w:hAnsi="Times New Roman" w:cs="Times New Roman"/>
                <w:sz w:val="20"/>
                <w:szCs w:val="20"/>
              </w:rPr>
              <w:t>00MHz</w:t>
            </w:r>
          </w:p>
        </w:tc>
      </w:tr>
      <w:tr w:rsidR="00797275" w:rsidRPr="00462A9E" w:rsidTr="00462A9E">
        <w:tc>
          <w:tcPr>
            <w:tcW w:w="2268" w:type="dxa"/>
            <w:tcBorders>
              <w:left w:val="nil"/>
              <w:bottom w:val="nil"/>
              <w:right w:val="nil"/>
            </w:tcBorders>
            <w:shd w:val="clear" w:color="auto" w:fill="FFFFFF"/>
          </w:tcPr>
          <w:p w:rsidR="00797275" w:rsidRPr="00462A9E" w:rsidRDefault="007972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7308" w:type="dxa"/>
            <w:shd w:val="clear" w:color="auto" w:fill="E6EED5"/>
          </w:tcPr>
          <w:p w:rsidR="00797275" w:rsidRPr="00462A9E" w:rsidRDefault="00276741" w:rsidP="004F54BA">
            <w:pPr>
              <w:pStyle w:val="Default"/>
              <w:jc w:val="both"/>
              <w:rPr>
                <w:rFonts w:ascii="Times New Roman" w:hAnsi="Times New Roman" w:cs="Times New Roman"/>
                <w:sz w:val="20"/>
                <w:szCs w:val="20"/>
              </w:rPr>
            </w:pPr>
            <w:hyperlink r:id="rId19" w:history="1">
              <w:r w:rsidR="000C3D65" w:rsidRPr="00462A9E">
                <w:rPr>
                  <w:rStyle w:val="Hyperlink"/>
                  <w:rFonts w:ascii="Times New Roman" w:hAnsi="Times New Roman" w:cs="Times New Roman"/>
                  <w:sz w:val="20"/>
                  <w:szCs w:val="20"/>
                </w:rPr>
                <w:t>https://help.ubuntu.com/10.04/installation-guide/i386/hardware-supported.html</w:t>
              </w:r>
            </w:hyperlink>
          </w:p>
          <w:p w:rsidR="000C3D65" w:rsidRPr="00462A9E" w:rsidRDefault="00276741" w:rsidP="004F54BA">
            <w:pPr>
              <w:pStyle w:val="Default"/>
              <w:jc w:val="both"/>
              <w:rPr>
                <w:rFonts w:ascii="Times New Roman" w:hAnsi="Times New Roman" w:cs="Times New Roman"/>
                <w:sz w:val="20"/>
                <w:szCs w:val="20"/>
              </w:rPr>
            </w:pPr>
            <w:hyperlink r:id="rId20" w:anchor="cb" w:history="1">
              <w:r w:rsidR="000C3D65" w:rsidRPr="00462A9E">
                <w:rPr>
                  <w:rStyle w:val="Hyperlink"/>
                  <w:rFonts w:ascii="Times New Roman" w:hAnsi="Times New Roman" w:cs="Times New Roman"/>
                  <w:sz w:val="20"/>
                  <w:szCs w:val="20"/>
                </w:rPr>
                <w:t>http://www.pcworld.idg.com.au/review/software_and_services/ubuntu/10_04_lts_lucid_lynx/346594?pp=2#cb</w:t>
              </w:r>
            </w:hyperlink>
          </w:p>
          <w:p w:rsidR="000C3D65" w:rsidRPr="00462A9E" w:rsidRDefault="00276741" w:rsidP="004F54BA">
            <w:pPr>
              <w:pStyle w:val="Default"/>
              <w:jc w:val="both"/>
              <w:rPr>
                <w:rFonts w:ascii="Times New Roman" w:hAnsi="Times New Roman" w:cs="Times New Roman"/>
                <w:sz w:val="20"/>
                <w:szCs w:val="20"/>
              </w:rPr>
            </w:pPr>
            <w:hyperlink r:id="rId21" w:history="1">
              <w:r w:rsidR="000C3D65" w:rsidRPr="00462A9E">
                <w:rPr>
                  <w:rStyle w:val="Hyperlink"/>
                  <w:rFonts w:ascii="Times New Roman" w:hAnsi="Times New Roman" w:cs="Times New Roman"/>
                  <w:sz w:val="20"/>
                  <w:szCs w:val="20"/>
                </w:rPr>
                <w:t>http://www.dl4all.com/software/154098-linux-ubuntu-1004-lts-lucid-lynx-alpha-2.html</w:t>
              </w:r>
            </w:hyperlink>
          </w:p>
        </w:tc>
      </w:tr>
    </w:tbl>
    <w:p w:rsidR="00797275" w:rsidRDefault="00797275" w:rsidP="004F54BA">
      <w:pPr>
        <w:jc w:val="both"/>
      </w:pPr>
    </w:p>
    <w:p w:rsidR="00DA2C5F" w:rsidRDefault="00DA2C5F" w:rsidP="004F54BA">
      <w:pPr>
        <w:jc w:val="both"/>
      </w:pPr>
    </w:p>
    <w:p w:rsidR="00DA6C75" w:rsidRDefault="00DA6C75" w:rsidP="004F54BA">
      <w:pPr>
        <w:pStyle w:val="Heading4"/>
        <w:jc w:val="both"/>
      </w:pPr>
      <w:r>
        <w:lastRenderedPageBreak/>
        <w:t>Software Specifications</w:t>
      </w:r>
      <w:r w:rsidR="001147A8">
        <w:t>:</w:t>
      </w:r>
    </w:p>
    <w:p w:rsidR="00DA6C75" w:rsidRPr="000F122E" w:rsidRDefault="00DA6C75" w:rsidP="004F54BA">
      <w:pPr>
        <w:jc w:val="both"/>
      </w:pPr>
    </w:p>
    <w:tbl>
      <w:tblPr>
        <w:tblW w:w="0" w:type="auto"/>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ook w:val="04A0"/>
      </w:tblPr>
      <w:tblGrid>
        <w:gridCol w:w="2268"/>
        <w:gridCol w:w="7308"/>
      </w:tblGrid>
      <w:tr w:rsidR="00DA6C75" w:rsidRPr="00C25111" w:rsidTr="00462A9E">
        <w:tc>
          <w:tcPr>
            <w:tcW w:w="2268" w:type="dxa"/>
            <w:tcBorders>
              <w:top w:val="nil"/>
              <w:left w:val="nil"/>
              <w:bottom w:val="nil"/>
              <w:right w:val="nil"/>
            </w:tcBorders>
            <w:shd w:val="clear" w:color="auto" w:fill="FFFFFF"/>
          </w:tcPr>
          <w:p w:rsidR="00DA6C75" w:rsidRPr="00462A9E" w:rsidRDefault="00DA6C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UDev Supports </w:t>
            </w:r>
          </w:p>
        </w:tc>
        <w:tc>
          <w:tcPr>
            <w:tcW w:w="7308" w:type="dxa"/>
            <w:shd w:val="clear" w:color="auto" w:fill="F2EFF6"/>
          </w:tcPr>
          <w:p w:rsidR="00DA6C75" w:rsidRPr="00D533EA" w:rsidRDefault="00DA6C75" w:rsidP="004F54BA">
            <w:pPr>
              <w:pStyle w:val="Default"/>
              <w:jc w:val="both"/>
              <w:rPr>
                <w:rFonts w:ascii="Times New Roman" w:hAnsi="Times New Roman" w:cs="Times New Roman"/>
                <w:bCs/>
                <w:sz w:val="20"/>
                <w:szCs w:val="20"/>
              </w:rPr>
            </w:pPr>
            <w:r w:rsidRPr="00D533EA">
              <w:rPr>
                <w:rFonts w:ascii="Times New Roman" w:hAnsi="Times New Roman" w:cs="Times New Roman"/>
                <w:bCs/>
                <w:sz w:val="20"/>
                <w:szCs w:val="20"/>
              </w:rPr>
              <w:t>Available</w:t>
            </w:r>
          </w:p>
        </w:tc>
      </w:tr>
      <w:tr w:rsidR="00DA6C75" w:rsidRPr="00C25111" w:rsidTr="00462A9E">
        <w:tc>
          <w:tcPr>
            <w:tcW w:w="2268" w:type="dxa"/>
            <w:tcBorders>
              <w:left w:val="nil"/>
              <w:bottom w:val="nil"/>
              <w:right w:val="nil"/>
            </w:tcBorders>
            <w:shd w:val="clear" w:color="auto" w:fill="FFFFFF"/>
          </w:tcPr>
          <w:p w:rsidR="00DA6C75" w:rsidRPr="00462A9E" w:rsidRDefault="00DA6C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libusb Support </w:t>
            </w:r>
          </w:p>
        </w:tc>
        <w:tc>
          <w:tcPr>
            <w:tcW w:w="7308" w:type="dxa"/>
            <w:tcBorders>
              <w:left w:val="single" w:sz="6" w:space="0" w:color="8064A2"/>
            </w:tcBorders>
            <w:shd w:val="clear" w:color="auto" w:fill="BFB1D0"/>
          </w:tcPr>
          <w:p w:rsidR="00DA6C75" w:rsidRPr="00462A9E" w:rsidRDefault="00DA6C7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DA6C75" w:rsidRPr="00C25111" w:rsidTr="00462A9E">
        <w:tc>
          <w:tcPr>
            <w:tcW w:w="2268" w:type="dxa"/>
            <w:tcBorders>
              <w:left w:val="nil"/>
              <w:bottom w:val="nil"/>
              <w:right w:val="nil"/>
            </w:tcBorders>
            <w:shd w:val="clear" w:color="auto" w:fill="FFFFFF"/>
          </w:tcPr>
          <w:p w:rsidR="00DA6C75" w:rsidRPr="00462A9E" w:rsidRDefault="00DA6C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i2c Tools Su</w:t>
            </w:r>
            <w:r w:rsidR="004116C1">
              <w:rPr>
                <w:rFonts w:ascii="Times New Roman" w:hAnsi="Times New Roman" w:cs="Times New Roman"/>
                <w:b/>
                <w:bCs/>
                <w:sz w:val="20"/>
                <w:szCs w:val="20"/>
              </w:rPr>
              <w:t>p</w:t>
            </w:r>
            <w:r w:rsidRPr="00462A9E">
              <w:rPr>
                <w:rFonts w:ascii="Times New Roman" w:hAnsi="Times New Roman" w:cs="Times New Roman"/>
                <w:b/>
                <w:bCs/>
                <w:sz w:val="20"/>
                <w:szCs w:val="20"/>
              </w:rPr>
              <w:t xml:space="preserve">port </w:t>
            </w:r>
          </w:p>
        </w:tc>
        <w:tc>
          <w:tcPr>
            <w:tcW w:w="7308" w:type="dxa"/>
            <w:shd w:val="clear" w:color="auto" w:fill="DFD8E8"/>
          </w:tcPr>
          <w:p w:rsidR="00DA6C75" w:rsidRPr="00462A9E" w:rsidRDefault="00DA6C7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Available </w:t>
            </w:r>
          </w:p>
        </w:tc>
      </w:tr>
      <w:tr w:rsidR="00DA6C75" w:rsidRPr="00C25111" w:rsidTr="00462A9E">
        <w:tc>
          <w:tcPr>
            <w:tcW w:w="2268" w:type="dxa"/>
            <w:tcBorders>
              <w:left w:val="nil"/>
              <w:bottom w:val="nil"/>
              <w:right w:val="nil"/>
            </w:tcBorders>
            <w:shd w:val="clear" w:color="auto" w:fill="FFFFFF"/>
          </w:tcPr>
          <w:p w:rsidR="00DA6C75" w:rsidRPr="00462A9E" w:rsidRDefault="00DA6C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Foxit Support</w:t>
            </w:r>
          </w:p>
        </w:tc>
        <w:tc>
          <w:tcPr>
            <w:tcW w:w="7308" w:type="dxa"/>
            <w:tcBorders>
              <w:left w:val="single" w:sz="6" w:space="0" w:color="8064A2"/>
            </w:tcBorders>
            <w:shd w:val="clear" w:color="auto" w:fill="BFB1D0"/>
          </w:tcPr>
          <w:p w:rsidR="00DA6C75" w:rsidRPr="00462A9E" w:rsidRDefault="00DA6C7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DA6C75" w:rsidRPr="00C25111" w:rsidTr="00462A9E">
        <w:tc>
          <w:tcPr>
            <w:tcW w:w="2268" w:type="dxa"/>
            <w:tcBorders>
              <w:left w:val="nil"/>
              <w:bottom w:val="nil"/>
              <w:right w:val="nil"/>
            </w:tcBorders>
            <w:shd w:val="clear" w:color="auto" w:fill="FFFFFF"/>
          </w:tcPr>
          <w:p w:rsidR="00DA6C75" w:rsidRPr="00462A9E" w:rsidRDefault="00DA6C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Firefox Support</w:t>
            </w:r>
          </w:p>
        </w:tc>
        <w:tc>
          <w:tcPr>
            <w:tcW w:w="7308" w:type="dxa"/>
            <w:shd w:val="clear" w:color="auto" w:fill="DFD8E8"/>
          </w:tcPr>
          <w:p w:rsidR="00DA6C75" w:rsidRPr="00462A9E" w:rsidRDefault="00DA6C7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DA6C75" w:rsidRPr="00C25111" w:rsidTr="00462A9E">
        <w:tc>
          <w:tcPr>
            <w:tcW w:w="2268" w:type="dxa"/>
            <w:tcBorders>
              <w:left w:val="nil"/>
              <w:bottom w:val="nil"/>
              <w:right w:val="nil"/>
            </w:tcBorders>
            <w:shd w:val="clear" w:color="auto" w:fill="FFFFFF"/>
          </w:tcPr>
          <w:p w:rsidR="00DA6C75" w:rsidRPr="00462A9E" w:rsidRDefault="00DA6C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GNU Tools</w:t>
            </w:r>
          </w:p>
        </w:tc>
        <w:tc>
          <w:tcPr>
            <w:tcW w:w="7308" w:type="dxa"/>
            <w:tcBorders>
              <w:left w:val="single" w:sz="6" w:space="0" w:color="8064A2"/>
            </w:tcBorders>
            <w:shd w:val="clear" w:color="auto" w:fill="BFB1D0"/>
          </w:tcPr>
          <w:p w:rsidR="00DA6C75" w:rsidRPr="00462A9E" w:rsidRDefault="00DA6C7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DA6C75" w:rsidRPr="00C25111" w:rsidTr="00462A9E">
        <w:tc>
          <w:tcPr>
            <w:tcW w:w="2268" w:type="dxa"/>
            <w:tcBorders>
              <w:left w:val="nil"/>
              <w:bottom w:val="nil"/>
              <w:right w:val="nil"/>
            </w:tcBorders>
            <w:shd w:val="clear" w:color="auto" w:fill="FFFFFF"/>
          </w:tcPr>
          <w:p w:rsidR="00DA6C75" w:rsidRPr="00462A9E" w:rsidRDefault="00DA6C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Curl Library Support</w:t>
            </w:r>
          </w:p>
        </w:tc>
        <w:tc>
          <w:tcPr>
            <w:tcW w:w="7308" w:type="dxa"/>
            <w:shd w:val="clear" w:color="auto" w:fill="DFD8E8"/>
          </w:tcPr>
          <w:p w:rsidR="00DA6C75" w:rsidRPr="00462A9E" w:rsidRDefault="00DA6C7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DA6C75" w:rsidRPr="00C25111" w:rsidTr="00462A9E">
        <w:tc>
          <w:tcPr>
            <w:tcW w:w="2268" w:type="dxa"/>
            <w:tcBorders>
              <w:left w:val="nil"/>
              <w:bottom w:val="nil"/>
              <w:right w:val="nil"/>
            </w:tcBorders>
            <w:shd w:val="clear" w:color="auto" w:fill="FFFFFF"/>
          </w:tcPr>
          <w:p w:rsidR="00DA6C75" w:rsidRPr="00462A9E" w:rsidRDefault="00DA6C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Tech Support</w:t>
            </w:r>
          </w:p>
        </w:tc>
        <w:tc>
          <w:tcPr>
            <w:tcW w:w="7308" w:type="dxa"/>
            <w:tcBorders>
              <w:left w:val="single" w:sz="6" w:space="0" w:color="8064A2"/>
            </w:tcBorders>
            <w:shd w:val="clear" w:color="auto" w:fill="BFB1D0"/>
          </w:tcPr>
          <w:p w:rsidR="00DA6C75" w:rsidRPr="00462A9E" w:rsidRDefault="00DA6C7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Vast community and commercial support available</w:t>
            </w:r>
          </w:p>
        </w:tc>
      </w:tr>
      <w:tr w:rsidR="00DA6C75" w:rsidRPr="00462A9E" w:rsidTr="00462A9E">
        <w:tc>
          <w:tcPr>
            <w:tcW w:w="2268" w:type="dxa"/>
            <w:tcBorders>
              <w:left w:val="nil"/>
              <w:bottom w:val="nil"/>
              <w:right w:val="nil"/>
            </w:tcBorders>
            <w:shd w:val="clear" w:color="auto" w:fill="FFFFFF"/>
          </w:tcPr>
          <w:p w:rsidR="00DA6C75" w:rsidRPr="00462A9E" w:rsidRDefault="00DA6C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Type</w:t>
            </w:r>
          </w:p>
        </w:tc>
        <w:tc>
          <w:tcPr>
            <w:tcW w:w="7308" w:type="dxa"/>
            <w:shd w:val="clear" w:color="auto" w:fill="DFD8E8"/>
          </w:tcPr>
          <w:p w:rsidR="00DA6C75" w:rsidRPr="00462A9E" w:rsidRDefault="00DA6C75" w:rsidP="004F54BA">
            <w:pPr>
              <w:jc w:val="both"/>
              <w:rPr>
                <w:rFonts w:ascii="Times New Roman" w:eastAsia="Times New Roman" w:hAnsi="Times New Roman"/>
                <w:color w:val="000000"/>
                <w:sz w:val="20"/>
                <w:szCs w:val="20"/>
              </w:rPr>
            </w:pPr>
            <w:r w:rsidRPr="00462A9E">
              <w:rPr>
                <w:rFonts w:ascii="Times New Roman" w:eastAsia="Times New Roman" w:hAnsi="Times New Roman"/>
                <w:color w:val="000000"/>
                <w:sz w:val="20"/>
                <w:szCs w:val="20"/>
              </w:rPr>
              <w:t>Open Source</w:t>
            </w:r>
          </w:p>
        </w:tc>
      </w:tr>
      <w:tr w:rsidR="00DA6C75" w:rsidRPr="00462A9E" w:rsidTr="00462A9E">
        <w:tc>
          <w:tcPr>
            <w:tcW w:w="2268" w:type="dxa"/>
            <w:tcBorders>
              <w:left w:val="nil"/>
              <w:bottom w:val="nil"/>
              <w:right w:val="nil"/>
            </w:tcBorders>
            <w:shd w:val="clear" w:color="auto" w:fill="FFFFFF"/>
          </w:tcPr>
          <w:p w:rsidR="00DA6C75" w:rsidRPr="00462A9E" w:rsidRDefault="00DA6C7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7308" w:type="dxa"/>
            <w:tcBorders>
              <w:left w:val="single" w:sz="6" w:space="0" w:color="8064A2"/>
            </w:tcBorders>
            <w:shd w:val="clear" w:color="auto" w:fill="BFB1D0"/>
          </w:tcPr>
          <w:p w:rsidR="004435C6" w:rsidRPr="00462A9E" w:rsidRDefault="00276741" w:rsidP="004F54BA">
            <w:pPr>
              <w:jc w:val="both"/>
              <w:rPr>
                <w:rFonts w:ascii="Times New Roman" w:eastAsia="Times New Roman" w:hAnsi="Times New Roman"/>
                <w:color w:val="000000"/>
                <w:sz w:val="20"/>
                <w:szCs w:val="20"/>
              </w:rPr>
            </w:pPr>
            <w:hyperlink r:id="rId22" w:history="1">
              <w:r w:rsidR="004435C6" w:rsidRPr="00462A9E">
                <w:rPr>
                  <w:rStyle w:val="Hyperlink"/>
                  <w:rFonts w:ascii="Times New Roman" w:eastAsia="Times New Roman" w:hAnsi="Times New Roman"/>
                  <w:sz w:val="20"/>
                  <w:szCs w:val="20"/>
                </w:rPr>
                <w:t>https://help.ubuntu.com/10.04/installation-guide/i386/index.html</w:t>
              </w:r>
            </w:hyperlink>
          </w:p>
          <w:p w:rsidR="00DA6C75" w:rsidRPr="00462A9E" w:rsidRDefault="00276741" w:rsidP="004F54BA">
            <w:pPr>
              <w:jc w:val="both"/>
              <w:rPr>
                <w:rFonts w:ascii="Times New Roman" w:eastAsia="Times New Roman" w:hAnsi="Times New Roman"/>
                <w:color w:val="000000"/>
                <w:sz w:val="20"/>
                <w:szCs w:val="20"/>
              </w:rPr>
            </w:pPr>
            <w:hyperlink r:id="rId23" w:history="1">
              <w:r w:rsidR="00DA6C75" w:rsidRPr="00462A9E">
                <w:rPr>
                  <w:rStyle w:val="Hyperlink"/>
                  <w:rFonts w:ascii="Times New Roman" w:eastAsia="Times New Roman" w:hAnsi="Times New Roman"/>
                  <w:sz w:val="20"/>
                  <w:szCs w:val="20"/>
                </w:rPr>
                <w:t>http://www.canonical.com/about-ubuntu/for-business</w:t>
              </w:r>
            </w:hyperlink>
          </w:p>
        </w:tc>
      </w:tr>
    </w:tbl>
    <w:p w:rsidR="00DA6C75" w:rsidRDefault="00DA6C75" w:rsidP="004F54BA">
      <w:pPr>
        <w:jc w:val="both"/>
      </w:pPr>
    </w:p>
    <w:p w:rsidR="00673D1A" w:rsidRDefault="00673D1A" w:rsidP="004F54BA">
      <w:pPr>
        <w:pStyle w:val="Heading3"/>
        <w:jc w:val="both"/>
      </w:pPr>
    </w:p>
    <w:p w:rsidR="00DA6C75" w:rsidRDefault="008F38A5" w:rsidP="004F54BA">
      <w:pPr>
        <w:pStyle w:val="Heading3"/>
        <w:jc w:val="both"/>
      </w:pPr>
      <w:bookmarkStart w:id="39" w:name="_Toc263764217"/>
      <w:r>
        <w:t>r</w:t>
      </w:r>
      <w:r w:rsidR="00DA6C75">
        <w:t>edhat Enterprise Linux 5</w:t>
      </w:r>
      <w:bookmarkEnd w:id="39"/>
    </w:p>
    <w:p w:rsidR="00841A1B" w:rsidRPr="00E17A6B" w:rsidRDefault="00B93DDD" w:rsidP="00FB04B6">
      <w:pPr>
        <w:pStyle w:val="NormalWeb"/>
        <w:jc w:val="both"/>
        <w:rPr>
          <w:color w:val="333333"/>
          <w:sz w:val="20"/>
          <w:szCs w:val="20"/>
        </w:rPr>
      </w:pPr>
      <w:r w:rsidRPr="00FB04B6">
        <w:rPr>
          <w:sz w:val="20"/>
          <w:szCs w:val="20"/>
        </w:rPr>
        <w:t>Red Hat Enterprise Linux</w:t>
      </w:r>
      <w:r w:rsidRPr="00E17A6B">
        <w:rPr>
          <w:sz w:val="20"/>
          <w:szCs w:val="20"/>
        </w:rPr>
        <w:t xml:space="preserve"> (</w:t>
      </w:r>
      <w:r w:rsidRPr="00FB04B6">
        <w:rPr>
          <w:sz w:val="20"/>
          <w:szCs w:val="20"/>
        </w:rPr>
        <w:t>RHEL</w:t>
      </w:r>
      <w:r w:rsidRPr="00E17A6B">
        <w:rPr>
          <w:sz w:val="20"/>
          <w:szCs w:val="20"/>
        </w:rPr>
        <w:t>) is a</w:t>
      </w:r>
      <w:r w:rsidRPr="00FB04B6">
        <w:rPr>
          <w:sz w:val="20"/>
          <w:szCs w:val="20"/>
        </w:rPr>
        <w:t xml:space="preserve"> </w:t>
      </w:r>
      <w:r w:rsidRPr="00E17A6B">
        <w:rPr>
          <w:sz w:val="20"/>
          <w:szCs w:val="20"/>
        </w:rPr>
        <w:t xml:space="preserve">Linux distribution produced by Red Hat and targeted towards commercial market including mainframe and is released in server versions for x86, x86-64, Itanium, PowerPC and </w:t>
      </w:r>
      <w:r w:rsidR="00C573B2" w:rsidRPr="00E17A6B">
        <w:rPr>
          <w:sz w:val="20"/>
          <w:szCs w:val="20"/>
        </w:rPr>
        <w:t>IBM Systems</w:t>
      </w:r>
      <w:r w:rsidRPr="00E17A6B">
        <w:rPr>
          <w:sz w:val="20"/>
          <w:szCs w:val="20"/>
        </w:rPr>
        <w:t xml:space="preserve">, and desktop versions for x86 and x86-64. </w:t>
      </w:r>
      <w:bookmarkStart w:id="40" w:name="options"/>
      <w:r w:rsidRPr="00E17A6B">
        <w:rPr>
          <w:sz w:val="20"/>
          <w:szCs w:val="20"/>
        </w:rPr>
        <w:t xml:space="preserve">  </w:t>
      </w:r>
      <w:r w:rsidRPr="00FB04B6">
        <w:rPr>
          <w:sz w:val="20"/>
          <w:szCs w:val="20"/>
        </w:rPr>
        <w:t xml:space="preserve">RHEL is an attractive candidate for consideration for </w:t>
      </w:r>
      <w:r w:rsidR="004116C1" w:rsidRPr="00FB04B6">
        <w:rPr>
          <w:sz w:val="20"/>
          <w:szCs w:val="20"/>
        </w:rPr>
        <w:t>its</w:t>
      </w:r>
      <w:r w:rsidRPr="00FB04B6">
        <w:rPr>
          <w:sz w:val="20"/>
          <w:szCs w:val="20"/>
        </w:rPr>
        <w:t xml:space="preserve"> support and ce</w:t>
      </w:r>
      <w:r w:rsidR="00C573B2" w:rsidRPr="00FB04B6">
        <w:rPr>
          <w:sz w:val="20"/>
          <w:szCs w:val="20"/>
        </w:rPr>
        <w:t>r</w:t>
      </w:r>
      <w:r w:rsidRPr="00FB04B6">
        <w:rPr>
          <w:sz w:val="20"/>
          <w:szCs w:val="20"/>
        </w:rPr>
        <w:t xml:space="preserve">tification program.  Many vendors carry </w:t>
      </w:r>
      <w:r w:rsidR="001226FC" w:rsidRPr="00FB04B6">
        <w:rPr>
          <w:sz w:val="20"/>
          <w:szCs w:val="20"/>
        </w:rPr>
        <w:t>R</w:t>
      </w:r>
      <w:r w:rsidRPr="00FB04B6">
        <w:rPr>
          <w:sz w:val="20"/>
          <w:szCs w:val="20"/>
        </w:rPr>
        <w:t xml:space="preserve">edhat hardware certification allowing </w:t>
      </w:r>
      <w:r w:rsidR="001226FC" w:rsidRPr="00FB04B6">
        <w:rPr>
          <w:sz w:val="20"/>
          <w:szCs w:val="20"/>
        </w:rPr>
        <w:t>R</w:t>
      </w:r>
      <w:r w:rsidRPr="00FB04B6">
        <w:rPr>
          <w:sz w:val="20"/>
          <w:szCs w:val="20"/>
        </w:rPr>
        <w:t xml:space="preserve">edhat subscribers using certified hardware to receive </w:t>
      </w:r>
      <w:r w:rsidR="00C573B2" w:rsidRPr="00FB04B6">
        <w:rPr>
          <w:sz w:val="20"/>
          <w:szCs w:val="20"/>
        </w:rPr>
        <w:t xml:space="preserve">full </w:t>
      </w:r>
      <w:r w:rsidRPr="00FB04B6">
        <w:rPr>
          <w:sz w:val="20"/>
          <w:szCs w:val="20"/>
        </w:rPr>
        <w:t>support</w:t>
      </w:r>
      <w:r w:rsidR="00C573B2" w:rsidRPr="00FB04B6">
        <w:rPr>
          <w:sz w:val="20"/>
          <w:szCs w:val="20"/>
        </w:rPr>
        <w:t xml:space="preserve"> to the extent of the subscription’s SLA and Red</w:t>
      </w:r>
      <w:r w:rsidR="001226FC" w:rsidRPr="00FB04B6">
        <w:rPr>
          <w:sz w:val="20"/>
          <w:szCs w:val="20"/>
        </w:rPr>
        <w:t>h</w:t>
      </w:r>
      <w:r w:rsidR="00C573B2" w:rsidRPr="00FB04B6">
        <w:rPr>
          <w:sz w:val="20"/>
          <w:szCs w:val="20"/>
        </w:rPr>
        <w:t>at's relationships with the hardware vendors</w:t>
      </w:r>
      <w:r w:rsidRPr="00FB04B6">
        <w:rPr>
          <w:sz w:val="20"/>
          <w:szCs w:val="20"/>
        </w:rPr>
        <w:t>.  The Red</w:t>
      </w:r>
      <w:r w:rsidR="001226FC" w:rsidRPr="00FB04B6">
        <w:rPr>
          <w:sz w:val="20"/>
          <w:szCs w:val="20"/>
        </w:rPr>
        <w:t>h</w:t>
      </w:r>
      <w:r w:rsidRPr="00FB04B6">
        <w:rPr>
          <w:sz w:val="20"/>
          <w:szCs w:val="20"/>
        </w:rPr>
        <w:t>at Hardware Catalog lists the hardware which has been tested and certified to work with Red</w:t>
      </w:r>
      <w:r w:rsidR="001226FC" w:rsidRPr="00FB04B6">
        <w:rPr>
          <w:sz w:val="20"/>
          <w:szCs w:val="20"/>
        </w:rPr>
        <w:t>hat</w:t>
      </w:r>
      <w:r w:rsidRPr="00FB04B6">
        <w:rPr>
          <w:sz w:val="20"/>
          <w:szCs w:val="20"/>
        </w:rPr>
        <w:t xml:space="preserve"> Enterprise Linux. Systems which are not listed on the Hardware Catalog are supported on a commercially reasonable basis.</w:t>
      </w:r>
      <w:r w:rsidRPr="00E17A6B">
        <w:rPr>
          <w:color w:val="333333"/>
          <w:sz w:val="20"/>
          <w:szCs w:val="20"/>
        </w:rPr>
        <w:t xml:space="preserve"> </w:t>
      </w:r>
    </w:p>
    <w:p w:rsidR="00841A1B" w:rsidRPr="00FB04B6" w:rsidRDefault="00B93DDD" w:rsidP="00FB04B6">
      <w:pPr>
        <w:pStyle w:val="NormalWeb"/>
        <w:jc w:val="both"/>
        <w:rPr>
          <w:sz w:val="20"/>
          <w:szCs w:val="20"/>
        </w:rPr>
      </w:pPr>
      <w:r w:rsidRPr="00FB04B6">
        <w:rPr>
          <w:sz w:val="20"/>
          <w:szCs w:val="20"/>
        </w:rPr>
        <w:t>Additionally,</w:t>
      </w:r>
      <w:r w:rsidRPr="00E17A6B">
        <w:rPr>
          <w:sz w:val="20"/>
          <w:szCs w:val="20"/>
        </w:rPr>
        <w:t xml:space="preserve"> Red</w:t>
      </w:r>
      <w:r w:rsidR="001226FC" w:rsidRPr="004116C1">
        <w:rPr>
          <w:sz w:val="20"/>
          <w:szCs w:val="20"/>
        </w:rPr>
        <w:t>hat</w:t>
      </w:r>
      <w:r w:rsidRPr="00E17A6B">
        <w:rPr>
          <w:sz w:val="20"/>
          <w:szCs w:val="20"/>
        </w:rPr>
        <w:t xml:space="preserve"> Developer Subscriptions deliver expert advice spanning architecture, design, configuration, optimization, and tuning recommendations. In addition to technical support, developers are granted access to JBoss Developer Studio, as well as production-ready versions of all JBoss Enterprise Middleware Platforms and Red</w:t>
      </w:r>
      <w:r w:rsidR="001226FC" w:rsidRPr="004116C1">
        <w:rPr>
          <w:sz w:val="20"/>
          <w:szCs w:val="20"/>
        </w:rPr>
        <w:t>hat</w:t>
      </w:r>
      <w:r w:rsidRPr="00E17A6B">
        <w:rPr>
          <w:sz w:val="20"/>
          <w:szCs w:val="20"/>
        </w:rPr>
        <w:t xml:space="preserve"> Enterprise Linux Advanced Platform for development use only. </w:t>
      </w:r>
    </w:p>
    <w:p w:rsidR="00897B28" w:rsidRPr="00E17A6B" w:rsidRDefault="00B93DDD" w:rsidP="00FB04B6">
      <w:pPr>
        <w:pStyle w:val="NormalWeb"/>
        <w:jc w:val="both"/>
        <w:rPr>
          <w:sz w:val="20"/>
          <w:szCs w:val="20"/>
        </w:rPr>
      </w:pPr>
      <w:r w:rsidRPr="00E17A6B">
        <w:rPr>
          <w:sz w:val="20"/>
          <w:szCs w:val="20"/>
        </w:rPr>
        <w:t>On the OS front Red</w:t>
      </w:r>
      <w:r w:rsidR="001226FC" w:rsidRPr="00E17A6B">
        <w:rPr>
          <w:sz w:val="20"/>
          <w:szCs w:val="20"/>
        </w:rPr>
        <w:t>h</w:t>
      </w:r>
      <w:r w:rsidRPr="00E17A6B">
        <w:rPr>
          <w:sz w:val="20"/>
          <w:szCs w:val="20"/>
        </w:rPr>
        <w:t>at has extended Linux's security advantage by developing a layered defense scheme for keeping desktops secure.</w:t>
      </w:r>
      <w:r w:rsidR="00897B28" w:rsidRPr="00E17A6B">
        <w:rPr>
          <w:sz w:val="20"/>
          <w:szCs w:val="20"/>
        </w:rPr>
        <w:t xml:space="preserve">  Additionally, Linux kernel performance has been enhanced by </w:t>
      </w:r>
      <w:r w:rsidRPr="00E17A6B">
        <w:rPr>
          <w:sz w:val="20"/>
          <w:szCs w:val="20"/>
        </w:rPr>
        <w:t xml:space="preserve">IPv4/IPv6 fragmentation offload and buffer management, </w:t>
      </w:r>
      <w:r w:rsidR="001226FC" w:rsidRPr="00E17A6B">
        <w:rPr>
          <w:sz w:val="20"/>
          <w:szCs w:val="20"/>
        </w:rPr>
        <w:t>dynamically</w:t>
      </w:r>
      <w:r w:rsidRPr="00E17A6B">
        <w:rPr>
          <w:sz w:val="20"/>
          <w:szCs w:val="20"/>
        </w:rPr>
        <w:t xml:space="preserve"> switchable per-queue I/O schedulers and </w:t>
      </w:r>
      <w:r w:rsidR="001147A8">
        <w:rPr>
          <w:sz w:val="20"/>
          <w:szCs w:val="20"/>
        </w:rPr>
        <w:t>k</w:t>
      </w:r>
      <w:r w:rsidRPr="00E17A6B">
        <w:rPr>
          <w:sz w:val="20"/>
          <w:szCs w:val="20"/>
        </w:rPr>
        <w:t>ernel buffer splice capability for improved I/O buffer operations</w:t>
      </w:r>
      <w:r w:rsidR="00897B28" w:rsidRPr="00E17A6B">
        <w:rPr>
          <w:sz w:val="20"/>
          <w:szCs w:val="20"/>
        </w:rPr>
        <w:t xml:space="preserve">.  </w:t>
      </w:r>
    </w:p>
    <w:p w:rsidR="00897B28" w:rsidRPr="00E17A6B" w:rsidRDefault="00897B28" w:rsidP="00FB04B6">
      <w:pPr>
        <w:pStyle w:val="NormalWeb"/>
        <w:jc w:val="both"/>
        <w:rPr>
          <w:sz w:val="20"/>
          <w:szCs w:val="20"/>
        </w:rPr>
      </w:pPr>
      <w:r w:rsidRPr="00E17A6B">
        <w:rPr>
          <w:sz w:val="20"/>
          <w:szCs w:val="20"/>
        </w:rPr>
        <w:t>For system management Red</w:t>
      </w:r>
      <w:r w:rsidR="00F1262B" w:rsidRPr="00E17A6B">
        <w:rPr>
          <w:sz w:val="20"/>
          <w:szCs w:val="20"/>
        </w:rPr>
        <w:t>h</w:t>
      </w:r>
      <w:r w:rsidRPr="00E17A6B">
        <w:rPr>
          <w:sz w:val="20"/>
          <w:szCs w:val="20"/>
        </w:rPr>
        <w:t xml:space="preserve">at also </w:t>
      </w:r>
      <w:r w:rsidR="00B93DDD" w:rsidRPr="00E17A6B">
        <w:rPr>
          <w:sz w:val="20"/>
          <w:szCs w:val="20"/>
        </w:rPr>
        <w:t>provides a simple, rapidly-deployable tool that allows a systems administrator to manage a complex, geographically dispersed desktop deployment from a single web-based console.</w:t>
      </w:r>
      <w:r w:rsidRPr="00E17A6B">
        <w:rPr>
          <w:sz w:val="20"/>
          <w:szCs w:val="20"/>
        </w:rPr>
        <w:t xml:space="preserve">  </w:t>
      </w:r>
      <w:r w:rsidR="00B93DDD" w:rsidRPr="00E17A6B">
        <w:rPr>
          <w:sz w:val="20"/>
          <w:szCs w:val="20"/>
        </w:rPr>
        <w:t>Red</w:t>
      </w:r>
      <w:r w:rsidR="004D72E7">
        <w:rPr>
          <w:sz w:val="20"/>
          <w:szCs w:val="20"/>
        </w:rPr>
        <w:t>hat</w:t>
      </w:r>
      <w:r w:rsidR="00B93DDD" w:rsidRPr="00E17A6B">
        <w:rPr>
          <w:sz w:val="20"/>
          <w:szCs w:val="20"/>
        </w:rPr>
        <w:t xml:space="preserve"> Network allows a system administrator to remotely update, group, deploy, and provision desktop systems. </w:t>
      </w:r>
    </w:p>
    <w:p w:rsidR="00841A1B" w:rsidRDefault="00841A1B" w:rsidP="004F54BA">
      <w:pPr>
        <w:spacing w:line="240" w:lineRule="auto"/>
        <w:jc w:val="both"/>
        <w:rPr>
          <w:rFonts w:ascii="Times New Roman" w:hAnsi="Times New Roman"/>
          <w:sz w:val="20"/>
          <w:szCs w:val="20"/>
        </w:rPr>
      </w:pPr>
    </w:p>
    <w:p w:rsidR="001B1E6E" w:rsidRDefault="001B1E6E" w:rsidP="004F54BA">
      <w:pPr>
        <w:spacing w:line="240" w:lineRule="auto"/>
        <w:jc w:val="both"/>
        <w:rPr>
          <w:rFonts w:ascii="Times New Roman" w:hAnsi="Times New Roman"/>
          <w:sz w:val="20"/>
          <w:szCs w:val="20"/>
        </w:rPr>
      </w:pPr>
    </w:p>
    <w:p w:rsidR="001B1E6E" w:rsidRDefault="001B1E6E" w:rsidP="004F54BA">
      <w:pPr>
        <w:spacing w:line="240" w:lineRule="auto"/>
        <w:jc w:val="both"/>
        <w:rPr>
          <w:rFonts w:ascii="Times New Roman" w:hAnsi="Times New Roman"/>
          <w:sz w:val="20"/>
          <w:szCs w:val="20"/>
        </w:rPr>
      </w:pPr>
    </w:p>
    <w:bookmarkEnd w:id="40"/>
    <w:p w:rsidR="00E229BE" w:rsidRDefault="00E229BE" w:rsidP="004F54BA">
      <w:pPr>
        <w:pStyle w:val="Heading4"/>
        <w:jc w:val="both"/>
      </w:pPr>
      <w:r>
        <w:t>System Spec</w:t>
      </w:r>
      <w:r w:rsidR="00D533EA">
        <w:t>i</w:t>
      </w:r>
      <w:r>
        <w:t>fications:</w:t>
      </w:r>
    </w:p>
    <w:p w:rsidR="00E229BE" w:rsidRPr="00797275" w:rsidRDefault="00E229BE" w:rsidP="004F54BA">
      <w:pPr>
        <w:jc w:val="both"/>
      </w:pPr>
    </w:p>
    <w:tbl>
      <w:tblPr>
        <w:tblW w:w="0" w:type="auto"/>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ayout w:type="fixed"/>
        <w:tblLook w:val="04A0"/>
      </w:tblPr>
      <w:tblGrid>
        <w:gridCol w:w="2268"/>
        <w:gridCol w:w="7308"/>
      </w:tblGrid>
      <w:tr w:rsidR="00E229BE" w:rsidRPr="00462A9E" w:rsidTr="00462A9E">
        <w:tc>
          <w:tcPr>
            <w:tcW w:w="2268" w:type="dxa"/>
            <w:tcBorders>
              <w:top w:val="nil"/>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Memory </w:t>
            </w:r>
            <w:r w:rsidR="0015141E">
              <w:rPr>
                <w:rFonts w:ascii="Times New Roman" w:hAnsi="Times New Roman" w:cs="Times New Roman"/>
                <w:b/>
                <w:bCs/>
                <w:sz w:val="20"/>
                <w:szCs w:val="20"/>
              </w:rPr>
              <w:t>Footprint</w:t>
            </w:r>
          </w:p>
        </w:tc>
        <w:tc>
          <w:tcPr>
            <w:tcW w:w="7308" w:type="dxa"/>
            <w:shd w:val="clear" w:color="auto" w:fill="F5F8EE"/>
          </w:tcPr>
          <w:p w:rsidR="00E229BE" w:rsidRPr="00D533EA" w:rsidRDefault="000C3D65" w:rsidP="004F54BA">
            <w:pPr>
              <w:pStyle w:val="Default"/>
              <w:jc w:val="both"/>
              <w:rPr>
                <w:rFonts w:ascii="Times New Roman" w:hAnsi="Times New Roman" w:cs="Times New Roman"/>
                <w:bCs/>
                <w:sz w:val="20"/>
                <w:szCs w:val="20"/>
              </w:rPr>
            </w:pPr>
            <w:r w:rsidRPr="00D533EA">
              <w:rPr>
                <w:rFonts w:ascii="Times New Roman" w:hAnsi="Times New Roman" w:cs="Times New Roman"/>
                <w:bCs/>
                <w:sz w:val="20"/>
                <w:szCs w:val="20"/>
              </w:rPr>
              <w:t>128</w:t>
            </w:r>
            <w:r w:rsidR="00E229BE" w:rsidRPr="00D533EA">
              <w:rPr>
                <w:rFonts w:ascii="Times New Roman" w:hAnsi="Times New Roman" w:cs="Times New Roman"/>
                <w:bCs/>
                <w:sz w:val="20"/>
                <w:szCs w:val="20"/>
              </w:rPr>
              <w:t xml:space="preserve"> MB-</w:t>
            </w:r>
            <w:r w:rsidRPr="00D533EA">
              <w:rPr>
                <w:rFonts w:ascii="Times New Roman" w:hAnsi="Times New Roman" w:cs="Times New Roman"/>
                <w:bCs/>
                <w:sz w:val="20"/>
                <w:szCs w:val="20"/>
              </w:rPr>
              <w:t>192</w:t>
            </w:r>
            <w:r w:rsidR="00E229BE" w:rsidRPr="00D533EA">
              <w:rPr>
                <w:rFonts w:ascii="Times New Roman" w:hAnsi="Times New Roman" w:cs="Times New Roman"/>
                <w:bCs/>
                <w:sz w:val="20"/>
                <w:szCs w:val="20"/>
              </w:rPr>
              <w:t>MB</w:t>
            </w:r>
          </w:p>
        </w:tc>
      </w:tr>
      <w:tr w:rsidR="00E229BE" w:rsidRPr="00462A9E" w:rsidTr="00462A9E">
        <w:tc>
          <w:tcPr>
            <w:tcW w:w="2268" w:type="dxa"/>
            <w:tcBorders>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Peripheral Support</w:t>
            </w:r>
          </w:p>
        </w:tc>
        <w:tc>
          <w:tcPr>
            <w:tcW w:w="7308" w:type="dxa"/>
            <w:tcBorders>
              <w:left w:val="single" w:sz="6" w:space="0" w:color="9BBB59"/>
            </w:tcBorders>
            <w:shd w:val="clear" w:color="auto" w:fill="CDDDAC"/>
          </w:tcPr>
          <w:p w:rsidR="00E229BE" w:rsidRPr="00462A9E" w:rsidRDefault="00E229B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All devices supported.</w:t>
            </w:r>
          </w:p>
        </w:tc>
      </w:tr>
      <w:tr w:rsidR="00E229BE" w:rsidRPr="00462A9E" w:rsidTr="00462A9E">
        <w:tc>
          <w:tcPr>
            <w:tcW w:w="2268" w:type="dxa"/>
            <w:tcBorders>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Disk Space Required</w:t>
            </w:r>
          </w:p>
        </w:tc>
        <w:tc>
          <w:tcPr>
            <w:tcW w:w="7308" w:type="dxa"/>
            <w:shd w:val="clear" w:color="auto" w:fill="E6EED5"/>
          </w:tcPr>
          <w:p w:rsidR="00E229BE" w:rsidRPr="00462A9E" w:rsidRDefault="00E229BE" w:rsidP="004F54BA">
            <w:pPr>
              <w:spacing w:before="115" w:after="115"/>
              <w:ind w:right="115"/>
              <w:jc w:val="both"/>
              <w:rPr>
                <w:rFonts w:ascii="Times New Roman" w:eastAsia="Times New Roman" w:hAnsi="Times New Roman"/>
                <w:color w:val="000000"/>
                <w:sz w:val="20"/>
                <w:szCs w:val="20"/>
              </w:rPr>
            </w:pPr>
            <w:r w:rsidRPr="00462A9E">
              <w:rPr>
                <w:rFonts w:ascii="Times New Roman" w:eastAsia="Times New Roman" w:hAnsi="Times New Roman"/>
                <w:color w:val="000000"/>
                <w:sz w:val="20"/>
                <w:szCs w:val="20"/>
              </w:rPr>
              <w:t xml:space="preserve">According to the packages installed with minimum Custom Installation </w:t>
            </w:r>
            <w:r w:rsidR="00F6629B" w:rsidRPr="00462A9E">
              <w:rPr>
                <w:rFonts w:ascii="Times New Roman" w:eastAsia="Times New Roman" w:hAnsi="Times New Roman"/>
                <w:color w:val="000000"/>
                <w:sz w:val="20"/>
                <w:szCs w:val="20"/>
              </w:rPr>
              <w:t xml:space="preserve">requiring </w:t>
            </w:r>
            <w:r w:rsidRPr="00462A9E">
              <w:rPr>
                <w:rFonts w:ascii="Times New Roman" w:eastAsia="Times New Roman" w:hAnsi="Times New Roman"/>
                <w:color w:val="000000"/>
                <w:sz w:val="20"/>
                <w:szCs w:val="20"/>
              </w:rPr>
              <w:t>475MB.</w:t>
            </w:r>
          </w:p>
        </w:tc>
      </w:tr>
      <w:tr w:rsidR="00E229BE" w:rsidRPr="00462A9E" w:rsidTr="00462A9E">
        <w:tc>
          <w:tcPr>
            <w:tcW w:w="2268" w:type="dxa"/>
            <w:tcBorders>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Processor Specification</w:t>
            </w:r>
          </w:p>
        </w:tc>
        <w:tc>
          <w:tcPr>
            <w:tcW w:w="7308" w:type="dxa"/>
            <w:tcBorders>
              <w:left w:val="single" w:sz="6" w:space="0" w:color="9BBB59"/>
            </w:tcBorders>
            <w:shd w:val="clear" w:color="auto" w:fill="CDDDAC"/>
          </w:tcPr>
          <w:p w:rsidR="00E229BE" w:rsidRPr="00462A9E" w:rsidRDefault="00E229B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X86 architecture supported.  Minimum 400MHz with graphical interface.</w:t>
            </w:r>
          </w:p>
        </w:tc>
      </w:tr>
      <w:tr w:rsidR="00E229BE" w:rsidRPr="00462A9E" w:rsidTr="00462A9E">
        <w:tc>
          <w:tcPr>
            <w:tcW w:w="2268" w:type="dxa"/>
            <w:tcBorders>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7308" w:type="dxa"/>
            <w:shd w:val="clear" w:color="auto" w:fill="E6EED5"/>
          </w:tcPr>
          <w:p w:rsidR="000C3D65" w:rsidRPr="00462A9E" w:rsidRDefault="00276741" w:rsidP="004F54BA">
            <w:pPr>
              <w:pStyle w:val="Default"/>
              <w:jc w:val="both"/>
              <w:rPr>
                <w:rFonts w:ascii="Times New Roman" w:hAnsi="Times New Roman" w:cs="Times New Roman"/>
                <w:sz w:val="20"/>
                <w:szCs w:val="20"/>
              </w:rPr>
            </w:pPr>
            <w:hyperlink r:id="rId24" w:history="1">
              <w:r w:rsidR="000C3D65" w:rsidRPr="00462A9E">
                <w:rPr>
                  <w:rStyle w:val="Hyperlink"/>
                  <w:rFonts w:ascii="Times New Roman" w:hAnsi="Times New Roman" w:cs="Times New Roman"/>
                  <w:sz w:val="20"/>
                  <w:szCs w:val="20"/>
                </w:rPr>
                <w:t>http://www.redhat.com/docs/manuals/linux/RHL-9-Manual/release-notes/x86/</w:t>
              </w:r>
            </w:hyperlink>
          </w:p>
          <w:p w:rsidR="00E229BE" w:rsidRPr="00462A9E" w:rsidRDefault="00276741" w:rsidP="004F54BA">
            <w:pPr>
              <w:pStyle w:val="Default"/>
              <w:jc w:val="both"/>
              <w:rPr>
                <w:rFonts w:ascii="Times New Roman" w:hAnsi="Times New Roman" w:cs="Times New Roman"/>
                <w:sz w:val="20"/>
                <w:szCs w:val="20"/>
              </w:rPr>
            </w:pPr>
            <w:hyperlink r:id="rId25" w:history="1">
              <w:r w:rsidR="000C3D65" w:rsidRPr="00462A9E">
                <w:rPr>
                  <w:rStyle w:val="Hyperlink"/>
                  <w:rFonts w:ascii="Times New Roman" w:hAnsi="Times New Roman" w:cs="Times New Roman"/>
                  <w:sz w:val="20"/>
                  <w:szCs w:val="20"/>
                </w:rPr>
                <w:t>http://hardware.redhat.com/hcl/</w:t>
              </w:r>
            </w:hyperlink>
          </w:p>
        </w:tc>
      </w:tr>
    </w:tbl>
    <w:p w:rsidR="00E229BE" w:rsidRDefault="00E229BE" w:rsidP="004F54BA">
      <w:pPr>
        <w:jc w:val="both"/>
      </w:pPr>
    </w:p>
    <w:p w:rsidR="002563AF" w:rsidRDefault="002563AF" w:rsidP="004F54BA">
      <w:pPr>
        <w:pStyle w:val="Heading4"/>
        <w:jc w:val="both"/>
      </w:pPr>
    </w:p>
    <w:p w:rsidR="00E229BE" w:rsidRDefault="00E229BE" w:rsidP="004F54BA">
      <w:pPr>
        <w:pStyle w:val="Heading4"/>
        <w:jc w:val="both"/>
      </w:pPr>
      <w:r>
        <w:t>Software Specifications</w:t>
      </w:r>
      <w:r w:rsidR="00C34DBD">
        <w:t>:</w:t>
      </w:r>
    </w:p>
    <w:p w:rsidR="00E229BE" w:rsidRPr="000F122E" w:rsidRDefault="00E229BE" w:rsidP="004F54BA">
      <w:pPr>
        <w:jc w:val="both"/>
      </w:pPr>
    </w:p>
    <w:tbl>
      <w:tblPr>
        <w:tblW w:w="0" w:type="auto"/>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ook w:val="04A0"/>
      </w:tblPr>
      <w:tblGrid>
        <w:gridCol w:w="2268"/>
        <w:gridCol w:w="7308"/>
      </w:tblGrid>
      <w:tr w:rsidR="00E229BE" w:rsidRPr="00C25111" w:rsidTr="00462A9E">
        <w:tc>
          <w:tcPr>
            <w:tcW w:w="2268" w:type="dxa"/>
            <w:tcBorders>
              <w:top w:val="nil"/>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UDev Supports </w:t>
            </w:r>
          </w:p>
        </w:tc>
        <w:tc>
          <w:tcPr>
            <w:tcW w:w="7308" w:type="dxa"/>
            <w:shd w:val="clear" w:color="auto" w:fill="F2EFF6"/>
          </w:tcPr>
          <w:p w:rsidR="00E229BE" w:rsidRPr="00D533EA" w:rsidRDefault="00E229BE" w:rsidP="004F54BA">
            <w:pPr>
              <w:pStyle w:val="Default"/>
              <w:jc w:val="both"/>
              <w:rPr>
                <w:rFonts w:ascii="Times New Roman" w:hAnsi="Times New Roman" w:cs="Times New Roman"/>
                <w:bCs/>
                <w:sz w:val="20"/>
                <w:szCs w:val="20"/>
              </w:rPr>
            </w:pPr>
            <w:r w:rsidRPr="00D533EA">
              <w:rPr>
                <w:rFonts w:ascii="Times New Roman" w:hAnsi="Times New Roman" w:cs="Times New Roman"/>
                <w:bCs/>
                <w:sz w:val="20"/>
                <w:szCs w:val="20"/>
              </w:rPr>
              <w:t>Available</w:t>
            </w:r>
          </w:p>
        </w:tc>
      </w:tr>
      <w:tr w:rsidR="00E229BE" w:rsidRPr="00C25111" w:rsidTr="00462A9E">
        <w:tc>
          <w:tcPr>
            <w:tcW w:w="2268" w:type="dxa"/>
            <w:tcBorders>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libusb Support </w:t>
            </w:r>
          </w:p>
        </w:tc>
        <w:tc>
          <w:tcPr>
            <w:tcW w:w="7308" w:type="dxa"/>
            <w:tcBorders>
              <w:left w:val="single" w:sz="6" w:space="0" w:color="8064A2"/>
            </w:tcBorders>
            <w:shd w:val="clear" w:color="auto" w:fill="BFB1D0"/>
          </w:tcPr>
          <w:p w:rsidR="00E229BE" w:rsidRPr="00462A9E" w:rsidRDefault="00E229B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E229BE" w:rsidRPr="00C25111" w:rsidTr="00462A9E">
        <w:tc>
          <w:tcPr>
            <w:tcW w:w="2268" w:type="dxa"/>
            <w:tcBorders>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i2c Tools Su</w:t>
            </w:r>
            <w:r w:rsidR="00C34DBD">
              <w:rPr>
                <w:rFonts w:ascii="Times New Roman" w:hAnsi="Times New Roman" w:cs="Times New Roman"/>
                <w:b/>
                <w:bCs/>
                <w:sz w:val="20"/>
                <w:szCs w:val="20"/>
              </w:rPr>
              <w:t>p</w:t>
            </w:r>
            <w:r w:rsidRPr="00462A9E">
              <w:rPr>
                <w:rFonts w:ascii="Times New Roman" w:hAnsi="Times New Roman" w:cs="Times New Roman"/>
                <w:b/>
                <w:bCs/>
                <w:sz w:val="20"/>
                <w:szCs w:val="20"/>
              </w:rPr>
              <w:t xml:space="preserve">port </w:t>
            </w:r>
          </w:p>
        </w:tc>
        <w:tc>
          <w:tcPr>
            <w:tcW w:w="7308" w:type="dxa"/>
            <w:shd w:val="clear" w:color="auto" w:fill="DFD8E8"/>
          </w:tcPr>
          <w:p w:rsidR="00E229BE" w:rsidRPr="00462A9E" w:rsidRDefault="00E229B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Available </w:t>
            </w:r>
          </w:p>
        </w:tc>
      </w:tr>
      <w:tr w:rsidR="00E229BE" w:rsidRPr="00C25111" w:rsidTr="00462A9E">
        <w:tc>
          <w:tcPr>
            <w:tcW w:w="2268" w:type="dxa"/>
            <w:tcBorders>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Foxit Support</w:t>
            </w:r>
          </w:p>
        </w:tc>
        <w:tc>
          <w:tcPr>
            <w:tcW w:w="7308" w:type="dxa"/>
            <w:tcBorders>
              <w:left w:val="single" w:sz="6" w:space="0" w:color="8064A2"/>
            </w:tcBorders>
            <w:shd w:val="clear" w:color="auto" w:fill="BFB1D0"/>
          </w:tcPr>
          <w:p w:rsidR="00E229BE" w:rsidRPr="00462A9E" w:rsidRDefault="00E229B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E229BE" w:rsidRPr="00C25111" w:rsidTr="00462A9E">
        <w:tc>
          <w:tcPr>
            <w:tcW w:w="2268" w:type="dxa"/>
            <w:tcBorders>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Firefox Support</w:t>
            </w:r>
          </w:p>
        </w:tc>
        <w:tc>
          <w:tcPr>
            <w:tcW w:w="7308" w:type="dxa"/>
            <w:shd w:val="clear" w:color="auto" w:fill="DFD8E8"/>
          </w:tcPr>
          <w:p w:rsidR="00E229BE" w:rsidRPr="00462A9E" w:rsidRDefault="00E229B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E229BE" w:rsidRPr="00C25111" w:rsidTr="00462A9E">
        <w:tc>
          <w:tcPr>
            <w:tcW w:w="2268" w:type="dxa"/>
            <w:tcBorders>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GNU Tools</w:t>
            </w:r>
          </w:p>
        </w:tc>
        <w:tc>
          <w:tcPr>
            <w:tcW w:w="7308" w:type="dxa"/>
            <w:tcBorders>
              <w:left w:val="single" w:sz="6" w:space="0" w:color="8064A2"/>
            </w:tcBorders>
            <w:shd w:val="clear" w:color="auto" w:fill="BFB1D0"/>
          </w:tcPr>
          <w:p w:rsidR="00E229BE" w:rsidRPr="00462A9E" w:rsidRDefault="00E229B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E229BE" w:rsidRPr="00C25111" w:rsidTr="00462A9E">
        <w:tc>
          <w:tcPr>
            <w:tcW w:w="2268" w:type="dxa"/>
            <w:tcBorders>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Curl Library Support</w:t>
            </w:r>
          </w:p>
        </w:tc>
        <w:tc>
          <w:tcPr>
            <w:tcW w:w="7308" w:type="dxa"/>
            <w:shd w:val="clear" w:color="auto" w:fill="DFD8E8"/>
          </w:tcPr>
          <w:p w:rsidR="00E229BE" w:rsidRPr="00462A9E" w:rsidRDefault="00E229BE"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E229BE" w:rsidRPr="00C25111" w:rsidTr="00462A9E">
        <w:tc>
          <w:tcPr>
            <w:tcW w:w="2268" w:type="dxa"/>
            <w:tcBorders>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Tech Support</w:t>
            </w:r>
          </w:p>
        </w:tc>
        <w:tc>
          <w:tcPr>
            <w:tcW w:w="7308" w:type="dxa"/>
            <w:tcBorders>
              <w:left w:val="single" w:sz="6" w:space="0" w:color="8064A2"/>
            </w:tcBorders>
            <w:shd w:val="clear" w:color="auto" w:fill="BFB1D0"/>
          </w:tcPr>
          <w:p w:rsidR="00E229BE" w:rsidRPr="00462A9E" w:rsidRDefault="000C3D6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C</w:t>
            </w:r>
            <w:r w:rsidR="00E229BE" w:rsidRPr="00462A9E">
              <w:rPr>
                <w:rFonts w:ascii="Times New Roman" w:hAnsi="Times New Roman" w:cs="Times New Roman"/>
                <w:sz w:val="20"/>
                <w:szCs w:val="20"/>
              </w:rPr>
              <w:t>ommercial support available</w:t>
            </w:r>
            <w:r w:rsidRPr="00462A9E">
              <w:rPr>
                <w:rFonts w:ascii="Times New Roman" w:hAnsi="Times New Roman" w:cs="Times New Roman"/>
                <w:sz w:val="20"/>
                <w:szCs w:val="20"/>
              </w:rPr>
              <w:t xml:space="preserve"> from Redhat. Limited community support.</w:t>
            </w:r>
          </w:p>
        </w:tc>
      </w:tr>
      <w:tr w:rsidR="00E229BE" w:rsidRPr="00462A9E" w:rsidTr="00462A9E">
        <w:tc>
          <w:tcPr>
            <w:tcW w:w="2268" w:type="dxa"/>
            <w:tcBorders>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Type</w:t>
            </w:r>
          </w:p>
        </w:tc>
        <w:tc>
          <w:tcPr>
            <w:tcW w:w="7308" w:type="dxa"/>
            <w:shd w:val="clear" w:color="auto" w:fill="DFD8E8"/>
          </w:tcPr>
          <w:p w:rsidR="00E229BE" w:rsidRPr="00462A9E" w:rsidRDefault="000C3D65" w:rsidP="004F54BA">
            <w:pPr>
              <w:jc w:val="both"/>
              <w:rPr>
                <w:rFonts w:ascii="Times New Roman" w:eastAsia="Times New Roman" w:hAnsi="Times New Roman"/>
                <w:color w:val="000000"/>
                <w:sz w:val="20"/>
                <w:szCs w:val="20"/>
              </w:rPr>
            </w:pPr>
            <w:r w:rsidRPr="00462A9E">
              <w:rPr>
                <w:rFonts w:ascii="Times New Roman" w:eastAsia="Times New Roman" w:hAnsi="Times New Roman"/>
                <w:color w:val="000000"/>
                <w:sz w:val="20"/>
                <w:szCs w:val="20"/>
              </w:rPr>
              <w:t>Commercial</w:t>
            </w:r>
          </w:p>
        </w:tc>
      </w:tr>
      <w:tr w:rsidR="00E229BE" w:rsidRPr="00462A9E" w:rsidTr="00462A9E">
        <w:tc>
          <w:tcPr>
            <w:tcW w:w="2268" w:type="dxa"/>
            <w:tcBorders>
              <w:left w:val="nil"/>
              <w:bottom w:val="nil"/>
              <w:right w:val="nil"/>
            </w:tcBorders>
            <w:shd w:val="clear" w:color="auto" w:fill="FFFFFF"/>
          </w:tcPr>
          <w:p w:rsidR="00E229BE" w:rsidRPr="00462A9E" w:rsidRDefault="00E229BE"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7308" w:type="dxa"/>
            <w:tcBorders>
              <w:left w:val="single" w:sz="6" w:space="0" w:color="8064A2"/>
            </w:tcBorders>
            <w:shd w:val="clear" w:color="auto" w:fill="BFB1D0"/>
          </w:tcPr>
          <w:p w:rsidR="00E229BE" w:rsidRPr="00462A9E" w:rsidRDefault="000C3D65" w:rsidP="004F54BA">
            <w:pPr>
              <w:jc w:val="both"/>
              <w:rPr>
                <w:rFonts w:ascii="Times New Roman" w:eastAsia="Times New Roman" w:hAnsi="Times New Roman"/>
                <w:color w:val="000000"/>
                <w:sz w:val="20"/>
                <w:szCs w:val="20"/>
              </w:rPr>
            </w:pPr>
            <w:r w:rsidRPr="00462A9E">
              <w:rPr>
                <w:rFonts w:ascii="Times New Roman" w:eastAsia="Times New Roman" w:hAnsi="Times New Roman"/>
                <w:color w:val="000000"/>
                <w:sz w:val="20"/>
                <w:szCs w:val="20"/>
              </w:rPr>
              <w:t>https://www.redhat.com/apps/download/</w:t>
            </w:r>
          </w:p>
        </w:tc>
      </w:tr>
    </w:tbl>
    <w:p w:rsidR="00DA6C75" w:rsidRDefault="00DA6C75" w:rsidP="004F54BA">
      <w:pPr>
        <w:jc w:val="both"/>
      </w:pPr>
    </w:p>
    <w:p w:rsidR="00622107" w:rsidRPr="00C34DBD" w:rsidRDefault="002563AF" w:rsidP="004F54BA">
      <w:pPr>
        <w:pStyle w:val="Heading3"/>
        <w:jc w:val="both"/>
        <w:rPr>
          <w:rFonts w:ascii="Times New Roman" w:hAnsi="Times New Roman" w:cs="Times New Roman"/>
          <w:sz w:val="28"/>
          <w:szCs w:val="28"/>
        </w:rPr>
      </w:pPr>
      <w:r>
        <w:br w:type="page"/>
      </w:r>
      <w:bookmarkStart w:id="41" w:name="_Toc263764218"/>
      <w:r w:rsidR="00622107" w:rsidRPr="00C34DBD">
        <w:rPr>
          <w:rFonts w:ascii="Times New Roman" w:hAnsi="Times New Roman" w:cs="Times New Roman"/>
          <w:sz w:val="28"/>
          <w:szCs w:val="28"/>
        </w:rPr>
        <w:lastRenderedPageBreak/>
        <w:t>Fedora13</w:t>
      </w:r>
      <w:bookmarkEnd w:id="41"/>
    </w:p>
    <w:p w:rsidR="003B5838" w:rsidRDefault="00B93DDD" w:rsidP="004F54BA">
      <w:pPr>
        <w:pStyle w:val="NormalWeb"/>
        <w:jc w:val="both"/>
      </w:pPr>
      <w:r w:rsidRPr="00B93DDD">
        <w:rPr>
          <w:b/>
          <w:bCs/>
          <w:sz w:val="20"/>
          <w:szCs w:val="20"/>
        </w:rPr>
        <w:t>Fedora</w:t>
      </w:r>
      <w:r w:rsidRPr="00B93DDD">
        <w:rPr>
          <w:sz w:val="20"/>
          <w:szCs w:val="20"/>
        </w:rPr>
        <w:t xml:space="preserve"> is an </w:t>
      </w:r>
      <w:hyperlink r:id="rId26" w:tooltip="RPM Package Manager" w:history="1">
        <w:r w:rsidRPr="00B93DDD">
          <w:rPr>
            <w:rStyle w:val="Hyperlink"/>
            <w:sz w:val="20"/>
            <w:szCs w:val="20"/>
          </w:rPr>
          <w:t>RPM</w:t>
        </w:r>
      </w:hyperlink>
      <w:r w:rsidRPr="00B93DDD">
        <w:rPr>
          <w:sz w:val="20"/>
          <w:szCs w:val="20"/>
        </w:rPr>
        <w:t xml:space="preserve"> package management-based, general purpose Linux operating system, developed by the community-supported Fedora Project and sponsored by Red</w:t>
      </w:r>
      <w:r w:rsidR="004D72E7">
        <w:rPr>
          <w:sz w:val="20"/>
          <w:szCs w:val="20"/>
        </w:rPr>
        <w:t>hat</w:t>
      </w:r>
      <w:r w:rsidRPr="00B93DDD">
        <w:rPr>
          <w:sz w:val="20"/>
          <w:szCs w:val="20"/>
        </w:rPr>
        <w:t>.  One of the main objectives of Fedora is to be on the leading edge of technologies available thr</w:t>
      </w:r>
      <w:r w:rsidR="003B5838">
        <w:rPr>
          <w:sz w:val="20"/>
          <w:szCs w:val="20"/>
        </w:rPr>
        <w:t>o</w:t>
      </w:r>
      <w:r w:rsidRPr="00B93DDD">
        <w:rPr>
          <w:sz w:val="20"/>
          <w:szCs w:val="20"/>
        </w:rPr>
        <w:t xml:space="preserve">ugh Open Source. </w:t>
      </w:r>
      <w:r w:rsidR="003B5838">
        <w:rPr>
          <w:sz w:val="20"/>
          <w:szCs w:val="20"/>
        </w:rPr>
        <w:t xml:space="preserve"> </w:t>
      </w:r>
      <w:r w:rsidRPr="00B93DDD">
        <w:rPr>
          <w:sz w:val="20"/>
          <w:szCs w:val="20"/>
        </w:rPr>
        <w:t>According to some estimates Fedora is the second most popular Linux-based operating system as of early 2010, behind</w:t>
      </w:r>
      <w:r w:rsidR="003B5838">
        <w:rPr>
          <w:sz w:val="20"/>
          <w:szCs w:val="20"/>
        </w:rPr>
        <w:t xml:space="preserve"> Ubuntu.</w:t>
      </w:r>
      <w:r w:rsidRPr="00B93DDD">
        <w:rPr>
          <w:sz w:val="20"/>
          <w:szCs w:val="20"/>
        </w:rPr>
        <w:t xml:space="preserve"> </w:t>
      </w:r>
    </w:p>
    <w:p w:rsidR="00773F91" w:rsidRDefault="00B93DDD" w:rsidP="004F54BA">
      <w:pPr>
        <w:pStyle w:val="NormalWeb"/>
        <w:jc w:val="both"/>
        <w:rPr>
          <w:sz w:val="20"/>
          <w:szCs w:val="20"/>
        </w:rPr>
      </w:pPr>
      <w:r w:rsidRPr="00B93DDD">
        <w:rPr>
          <w:sz w:val="20"/>
          <w:szCs w:val="20"/>
        </w:rPr>
        <w:t>Fedora has a comparatively short life cycle</w:t>
      </w:r>
      <w:r w:rsidR="003B5838">
        <w:rPr>
          <w:sz w:val="20"/>
          <w:szCs w:val="20"/>
        </w:rPr>
        <w:t xml:space="preserve">.  Each </w:t>
      </w:r>
      <w:r w:rsidRPr="00B93DDD">
        <w:rPr>
          <w:sz w:val="20"/>
          <w:szCs w:val="20"/>
        </w:rPr>
        <w:t xml:space="preserve">version is maintained </w:t>
      </w:r>
      <w:r w:rsidR="003B5838">
        <w:rPr>
          <w:sz w:val="20"/>
          <w:szCs w:val="20"/>
        </w:rPr>
        <w:t xml:space="preserve">only </w:t>
      </w:r>
      <w:r w:rsidRPr="00B93DDD">
        <w:rPr>
          <w:sz w:val="20"/>
          <w:szCs w:val="20"/>
        </w:rPr>
        <w:t xml:space="preserve">until one month after </w:t>
      </w:r>
      <w:r w:rsidR="00773F91">
        <w:rPr>
          <w:sz w:val="20"/>
          <w:szCs w:val="20"/>
        </w:rPr>
        <w:t>the 2</w:t>
      </w:r>
      <w:r w:rsidRPr="00B93DDD">
        <w:rPr>
          <w:sz w:val="20"/>
          <w:szCs w:val="20"/>
          <w:vertAlign w:val="superscript"/>
        </w:rPr>
        <w:t>nd</w:t>
      </w:r>
      <w:r w:rsidR="00773F91">
        <w:rPr>
          <w:sz w:val="20"/>
          <w:szCs w:val="20"/>
        </w:rPr>
        <w:t xml:space="preserve"> new release </w:t>
      </w:r>
      <w:r w:rsidR="003B5838">
        <w:rPr>
          <w:sz w:val="20"/>
          <w:szCs w:val="20"/>
        </w:rPr>
        <w:t>w</w:t>
      </w:r>
      <w:r w:rsidR="00F01A28">
        <w:rPr>
          <w:sz w:val="20"/>
          <w:szCs w:val="20"/>
        </w:rPr>
        <w:t xml:space="preserve">ith 6 months between </w:t>
      </w:r>
      <w:r w:rsidR="004D72E7">
        <w:rPr>
          <w:sz w:val="20"/>
          <w:szCs w:val="20"/>
        </w:rPr>
        <w:t xml:space="preserve">new </w:t>
      </w:r>
      <w:r w:rsidR="00F01A28">
        <w:rPr>
          <w:sz w:val="20"/>
          <w:szCs w:val="20"/>
        </w:rPr>
        <w:t>releases</w:t>
      </w:r>
      <w:r w:rsidR="004D72E7">
        <w:rPr>
          <w:sz w:val="20"/>
          <w:szCs w:val="20"/>
        </w:rPr>
        <w:t>.</w:t>
      </w:r>
      <w:r w:rsidR="00F01A28">
        <w:rPr>
          <w:sz w:val="20"/>
          <w:szCs w:val="20"/>
        </w:rPr>
        <w:t xml:space="preserve"> </w:t>
      </w:r>
      <w:r w:rsidR="004D72E7">
        <w:rPr>
          <w:sz w:val="20"/>
          <w:szCs w:val="20"/>
        </w:rPr>
        <w:t>T</w:t>
      </w:r>
      <w:r w:rsidR="00773F91">
        <w:rPr>
          <w:sz w:val="20"/>
          <w:szCs w:val="20"/>
        </w:rPr>
        <w:t xml:space="preserve">hus the </w:t>
      </w:r>
      <w:r w:rsidRPr="00B93DDD">
        <w:rPr>
          <w:sz w:val="20"/>
          <w:szCs w:val="20"/>
        </w:rPr>
        <w:t>maintenance period is about 13 months for each version.</w:t>
      </w:r>
      <w:r w:rsidR="003B5838" w:rsidRPr="003B5838">
        <w:rPr>
          <w:sz w:val="20"/>
          <w:szCs w:val="20"/>
        </w:rPr>
        <w:t xml:space="preserve"> </w:t>
      </w:r>
      <w:r w:rsidR="00773F91">
        <w:rPr>
          <w:sz w:val="20"/>
          <w:szCs w:val="20"/>
        </w:rPr>
        <w:t xml:space="preserve"> Fedora is targeted towards general purpose systems with no user base focus. Thus </w:t>
      </w:r>
      <w:r w:rsidR="004116C1">
        <w:rPr>
          <w:sz w:val="20"/>
          <w:szCs w:val="20"/>
        </w:rPr>
        <w:t>Fedora deployments generally require</w:t>
      </w:r>
      <w:r w:rsidR="00773F91">
        <w:rPr>
          <w:sz w:val="20"/>
          <w:szCs w:val="20"/>
        </w:rPr>
        <w:t xml:space="preserve"> some customization.  </w:t>
      </w:r>
    </w:p>
    <w:p w:rsidR="00897B28" w:rsidRPr="003B5838" w:rsidRDefault="00773F91" w:rsidP="004F54BA">
      <w:pPr>
        <w:pStyle w:val="NormalWeb"/>
        <w:jc w:val="both"/>
        <w:rPr>
          <w:sz w:val="20"/>
          <w:szCs w:val="20"/>
        </w:rPr>
      </w:pPr>
      <w:r>
        <w:rPr>
          <w:sz w:val="20"/>
          <w:szCs w:val="20"/>
        </w:rPr>
        <w:t xml:space="preserve">Even though a large developer base provides updates to this project the overall support is not as extensive as Ubuntu and there </w:t>
      </w:r>
      <w:r w:rsidR="00F1262B">
        <w:rPr>
          <w:sz w:val="20"/>
          <w:szCs w:val="20"/>
        </w:rPr>
        <w:t>is no additional advantage</w:t>
      </w:r>
      <w:r>
        <w:rPr>
          <w:sz w:val="20"/>
          <w:szCs w:val="20"/>
        </w:rPr>
        <w:t xml:space="preserve"> </w:t>
      </w:r>
      <w:r w:rsidR="00821A63">
        <w:rPr>
          <w:sz w:val="20"/>
          <w:szCs w:val="20"/>
        </w:rPr>
        <w:t xml:space="preserve">to </w:t>
      </w:r>
      <w:r>
        <w:rPr>
          <w:sz w:val="20"/>
          <w:szCs w:val="20"/>
        </w:rPr>
        <w:t>Fedora</w:t>
      </w:r>
      <w:r w:rsidR="00821A63">
        <w:rPr>
          <w:sz w:val="20"/>
          <w:szCs w:val="20"/>
        </w:rPr>
        <w:t xml:space="preserve"> for the given environment</w:t>
      </w:r>
      <w:r>
        <w:rPr>
          <w:sz w:val="20"/>
          <w:szCs w:val="20"/>
        </w:rPr>
        <w:t>.</w:t>
      </w:r>
    </w:p>
    <w:p w:rsidR="00841A1B" w:rsidRDefault="00841A1B" w:rsidP="004F54BA">
      <w:pPr>
        <w:jc w:val="both"/>
      </w:pPr>
    </w:p>
    <w:p w:rsidR="00622107" w:rsidRDefault="00622107" w:rsidP="004F54BA">
      <w:pPr>
        <w:pStyle w:val="Heading4"/>
        <w:jc w:val="both"/>
      </w:pPr>
      <w:r>
        <w:t>System Spec</w:t>
      </w:r>
      <w:r w:rsidR="00B45A24">
        <w:t>i</w:t>
      </w:r>
      <w:r>
        <w:t>fications:</w:t>
      </w:r>
    </w:p>
    <w:p w:rsidR="00FD48A8" w:rsidRPr="00FD48A8" w:rsidRDefault="00FD48A8" w:rsidP="004F54BA">
      <w:pPr>
        <w:jc w:val="both"/>
      </w:pPr>
    </w:p>
    <w:tbl>
      <w:tblPr>
        <w:tblW w:w="0" w:type="auto"/>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ayout w:type="fixed"/>
        <w:tblLook w:val="04A0"/>
      </w:tblPr>
      <w:tblGrid>
        <w:gridCol w:w="2268"/>
        <w:gridCol w:w="7308"/>
      </w:tblGrid>
      <w:tr w:rsidR="00622107" w:rsidRPr="00462A9E" w:rsidTr="00462A9E">
        <w:tc>
          <w:tcPr>
            <w:tcW w:w="2268" w:type="dxa"/>
            <w:tcBorders>
              <w:top w:val="nil"/>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Memory </w:t>
            </w:r>
            <w:r w:rsidR="0015141E">
              <w:rPr>
                <w:rFonts w:ascii="Times New Roman" w:hAnsi="Times New Roman" w:cs="Times New Roman"/>
                <w:b/>
                <w:bCs/>
                <w:sz w:val="20"/>
                <w:szCs w:val="20"/>
              </w:rPr>
              <w:t>Footprint</w:t>
            </w:r>
          </w:p>
        </w:tc>
        <w:tc>
          <w:tcPr>
            <w:tcW w:w="7308" w:type="dxa"/>
            <w:shd w:val="clear" w:color="auto" w:fill="F5F8EE"/>
          </w:tcPr>
          <w:p w:rsidR="00622107" w:rsidRPr="00D533EA" w:rsidRDefault="00D533EA" w:rsidP="004F54BA">
            <w:pPr>
              <w:pStyle w:val="Default"/>
              <w:jc w:val="both"/>
              <w:rPr>
                <w:rFonts w:ascii="Times New Roman" w:hAnsi="Times New Roman" w:cs="Times New Roman"/>
                <w:bCs/>
                <w:sz w:val="20"/>
                <w:szCs w:val="20"/>
              </w:rPr>
            </w:pPr>
            <w:r>
              <w:rPr>
                <w:rFonts w:ascii="Times New Roman" w:hAnsi="Times New Roman" w:cs="Times New Roman"/>
                <w:sz w:val="20"/>
                <w:szCs w:val="20"/>
              </w:rPr>
              <w:t xml:space="preserve">512 </w:t>
            </w:r>
            <w:r w:rsidR="00622107" w:rsidRPr="00D533EA">
              <w:rPr>
                <w:rFonts w:ascii="Times New Roman" w:hAnsi="Times New Roman" w:cs="Times New Roman"/>
                <w:bCs/>
                <w:sz w:val="20"/>
                <w:szCs w:val="20"/>
              </w:rPr>
              <w:t>MB</w:t>
            </w:r>
          </w:p>
        </w:tc>
      </w:tr>
      <w:tr w:rsidR="00622107" w:rsidRPr="00462A9E"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Peripheral Support</w:t>
            </w:r>
          </w:p>
        </w:tc>
        <w:tc>
          <w:tcPr>
            <w:tcW w:w="7308" w:type="dxa"/>
            <w:tcBorders>
              <w:left w:val="single" w:sz="6" w:space="0" w:color="9BBB59"/>
            </w:tcBorders>
            <w:shd w:val="clear" w:color="auto" w:fill="CDDDAC"/>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All devices supported.</w:t>
            </w:r>
          </w:p>
        </w:tc>
      </w:tr>
      <w:tr w:rsidR="00622107" w:rsidRPr="00462A9E"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Disk Space Required</w:t>
            </w:r>
          </w:p>
        </w:tc>
        <w:tc>
          <w:tcPr>
            <w:tcW w:w="7308" w:type="dxa"/>
            <w:shd w:val="clear" w:color="auto" w:fill="E6EED5"/>
          </w:tcPr>
          <w:p w:rsidR="00622107" w:rsidRPr="00462A9E" w:rsidRDefault="00622107" w:rsidP="004F54BA">
            <w:pPr>
              <w:spacing w:before="115" w:after="115"/>
              <w:ind w:right="115"/>
              <w:jc w:val="both"/>
              <w:rPr>
                <w:rFonts w:ascii="Times New Roman" w:eastAsia="Times New Roman" w:hAnsi="Times New Roman"/>
                <w:color w:val="000000"/>
                <w:sz w:val="20"/>
                <w:szCs w:val="20"/>
              </w:rPr>
            </w:pPr>
            <w:r w:rsidRPr="00462A9E">
              <w:rPr>
                <w:rFonts w:ascii="Times New Roman" w:eastAsia="Times New Roman" w:hAnsi="Times New Roman"/>
                <w:color w:val="000000"/>
                <w:sz w:val="20"/>
                <w:szCs w:val="20"/>
              </w:rPr>
              <w:t>According to the packages inst</w:t>
            </w:r>
            <w:r w:rsidR="004053E8">
              <w:rPr>
                <w:rFonts w:ascii="Times New Roman" w:eastAsia="Times New Roman" w:hAnsi="Times New Roman"/>
                <w:color w:val="000000"/>
                <w:sz w:val="20"/>
                <w:szCs w:val="20"/>
              </w:rPr>
              <w:t>alled with at least 5% of free disk space required for normal operation</w:t>
            </w:r>
            <w:r w:rsidRPr="00462A9E">
              <w:rPr>
                <w:rFonts w:ascii="Times New Roman" w:eastAsia="Times New Roman" w:hAnsi="Times New Roman"/>
                <w:color w:val="000000"/>
                <w:sz w:val="20"/>
                <w:szCs w:val="20"/>
              </w:rPr>
              <w:t>.</w:t>
            </w:r>
          </w:p>
        </w:tc>
      </w:tr>
      <w:tr w:rsidR="00622107" w:rsidRPr="00462A9E"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Processor Specification</w:t>
            </w:r>
          </w:p>
        </w:tc>
        <w:tc>
          <w:tcPr>
            <w:tcW w:w="7308" w:type="dxa"/>
            <w:tcBorders>
              <w:left w:val="single" w:sz="6" w:space="0" w:color="9BBB59"/>
            </w:tcBorders>
            <w:shd w:val="clear" w:color="auto" w:fill="CDDDAC"/>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X86 architecture supported.  Minimum </w:t>
            </w:r>
            <w:r w:rsidR="00FD48A8">
              <w:rPr>
                <w:rFonts w:ascii="Times New Roman" w:hAnsi="Times New Roman" w:cs="Times New Roman"/>
                <w:sz w:val="20"/>
                <w:szCs w:val="20"/>
              </w:rPr>
              <w:t>2</w:t>
            </w:r>
            <w:r w:rsidRPr="00462A9E">
              <w:rPr>
                <w:rFonts w:ascii="Times New Roman" w:hAnsi="Times New Roman" w:cs="Times New Roman"/>
                <w:sz w:val="20"/>
                <w:szCs w:val="20"/>
              </w:rPr>
              <w:t>00MHz with graphical interface.</w:t>
            </w:r>
          </w:p>
        </w:tc>
      </w:tr>
      <w:tr w:rsidR="00622107" w:rsidRPr="00462A9E"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7308" w:type="dxa"/>
            <w:shd w:val="clear" w:color="auto" w:fill="E6EED5"/>
          </w:tcPr>
          <w:p w:rsidR="00622107" w:rsidRPr="004053E8" w:rsidRDefault="00276741" w:rsidP="004F54BA">
            <w:pPr>
              <w:spacing w:before="115" w:after="115"/>
              <w:ind w:right="115"/>
              <w:jc w:val="both"/>
              <w:rPr>
                <w:rFonts w:ascii="Times New Roman" w:hAnsi="Times New Roman"/>
                <w:sz w:val="20"/>
                <w:szCs w:val="20"/>
              </w:rPr>
            </w:pPr>
            <w:hyperlink r:id="rId27" w:history="1">
              <w:r w:rsidR="00D533EA" w:rsidRPr="00D533EA">
                <w:rPr>
                  <w:rStyle w:val="Hyperlink"/>
                  <w:rFonts w:ascii="Times New Roman" w:hAnsi="Times New Roman"/>
                  <w:sz w:val="20"/>
                  <w:szCs w:val="20"/>
                </w:rPr>
                <w:t>http://docs.fedoraproject.org/en-US/Fedora/13/html/Release_Notes/index.html#sect-Release_Notes-Hardware_Requirements</w:t>
              </w:r>
            </w:hyperlink>
          </w:p>
        </w:tc>
      </w:tr>
    </w:tbl>
    <w:p w:rsidR="00622107" w:rsidRDefault="00622107" w:rsidP="004F54BA">
      <w:pPr>
        <w:jc w:val="both"/>
      </w:pPr>
    </w:p>
    <w:p w:rsidR="00622107" w:rsidRDefault="00622107" w:rsidP="004F54BA">
      <w:pPr>
        <w:pStyle w:val="Heading4"/>
        <w:jc w:val="both"/>
      </w:pPr>
      <w:r>
        <w:t>Software Specifications</w:t>
      </w:r>
      <w:r w:rsidR="00C34DBD">
        <w:t>:</w:t>
      </w:r>
    </w:p>
    <w:p w:rsidR="00622107" w:rsidRPr="000F122E" w:rsidRDefault="00622107" w:rsidP="004F54BA">
      <w:pPr>
        <w:jc w:val="both"/>
      </w:pPr>
    </w:p>
    <w:tbl>
      <w:tblPr>
        <w:tblW w:w="0" w:type="auto"/>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ook w:val="04A0"/>
      </w:tblPr>
      <w:tblGrid>
        <w:gridCol w:w="2268"/>
        <w:gridCol w:w="7308"/>
      </w:tblGrid>
      <w:tr w:rsidR="00622107" w:rsidRPr="00C25111" w:rsidTr="00462A9E">
        <w:tc>
          <w:tcPr>
            <w:tcW w:w="2268" w:type="dxa"/>
            <w:tcBorders>
              <w:top w:val="nil"/>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UDev Supports </w:t>
            </w:r>
          </w:p>
        </w:tc>
        <w:tc>
          <w:tcPr>
            <w:tcW w:w="7308" w:type="dxa"/>
            <w:shd w:val="clear" w:color="auto" w:fill="F2EFF6"/>
          </w:tcPr>
          <w:p w:rsidR="00622107" w:rsidRPr="00FD48A8" w:rsidRDefault="00622107" w:rsidP="004F54BA">
            <w:pPr>
              <w:pStyle w:val="Default"/>
              <w:jc w:val="both"/>
              <w:rPr>
                <w:rFonts w:ascii="Times New Roman" w:hAnsi="Times New Roman" w:cs="Times New Roman"/>
                <w:bCs/>
                <w:sz w:val="20"/>
                <w:szCs w:val="20"/>
              </w:rPr>
            </w:pPr>
            <w:r w:rsidRPr="00FD48A8">
              <w:rPr>
                <w:rFonts w:ascii="Times New Roman" w:hAnsi="Times New Roman" w:cs="Times New Roman"/>
                <w:bCs/>
                <w:sz w:val="20"/>
                <w:szCs w:val="20"/>
              </w:rPr>
              <w:t>Available</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libusb Support </w:t>
            </w:r>
          </w:p>
        </w:tc>
        <w:tc>
          <w:tcPr>
            <w:tcW w:w="7308" w:type="dxa"/>
            <w:tcBorders>
              <w:left w:val="single" w:sz="6" w:space="0" w:color="8064A2"/>
            </w:tcBorders>
            <w:shd w:val="clear" w:color="auto" w:fill="BFB1D0"/>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i2c Tools Su</w:t>
            </w:r>
            <w:r w:rsidR="00C34DBD">
              <w:rPr>
                <w:rFonts w:ascii="Times New Roman" w:hAnsi="Times New Roman" w:cs="Times New Roman"/>
                <w:b/>
                <w:bCs/>
                <w:sz w:val="20"/>
                <w:szCs w:val="20"/>
              </w:rPr>
              <w:t>p</w:t>
            </w:r>
            <w:r w:rsidRPr="00462A9E">
              <w:rPr>
                <w:rFonts w:ascii="Times New Roman" w:hAnsi="Times New Roman" w:cs="Times New Roman"/>
                <w:b/>
                <w:bCs/>
                <w:sz w:val="20"/>
                <w:szCs w:val="20"/>
              </w:rPr>
              <w:t xml:space="preserve">port </w:t>
            </w:r>
          </w:p>
        </w:tc>
        <w:tc>
          <w:tcPr>
            <w:tcW w:w="7308" w:type="dxa"/>
            <w:shd w:val="clear" w:color="auto" w:fill="DFD8E8"/>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Available </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Foxit Support</w:t>
            </w:r>
          </w:p>
        </w:tc>
        <w:tc>
          <w:tcPr>
            <w:tcW w:w="7308" w:type="dxa"/>
            <w:tcBorders>
              <w:left w:val="single" w:sz="6" w:space="0" w:color="8064A2"/>
            </w:tcBorders>
            <w:shd w:val="clear" w:color="auto" w:fill="BFB1D0"/>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Firefox Support</w:t>
            </w:r>
          </w:p>
        </w:tc>
        <w:tc>
          <w:tcPr>
            <w:tcW w:w="7308" w:type="dxa"/>
            <w:shd w:val="clear" w:color="auto" w:fill="DFD8E8"/>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GNU Tools</w:t>
            </w:r>
          </w:p>
        </w:tc>
        <w:tc>
          <w:tcPr>
            <w:tcW w:w="7308" w:type="dxa"/>
            <w:tcBorders>
              <w:left w:val="single" w:sz="6" w:space="0" w:color="8064A2"/>
            </w:tcBorders>
            <w:shd w:val="clear" w:color="auto" w:fill="BFB1D0"/>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Curl Library Support</w:t>
            </w:r>
          </w:p>
        </w:tc>
        <w:tc>
          <w:tcPr>
            <w:tcW w:w="7308" w:type="dxa"/>
            <w:shd w:val="clear" w:color="auto" w:fill="DFD8E8"/>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Tech Support</w:t>
            </w:r>
          </w:p>
        </w:tc>
        <w:tc>
          <w:tcPr>
            <w:tcW w:w="7308" w:type="dxa"/>
            <w:tcBorders>
              <w:left w:val="single" w:sz="6" w:space="0" w:color="8064A2"/>
            </w:tcBorders>
            <w:shd w:val="clear" w:color="auto" w:fill="BFB1D0"/>
          </w:tcPr>
          <w:p w:rsidR="00622107" w:rsidRPr="00462A9E" w:rsidRDefault="00FD48A8" w:rsidP="004F54BA">
            <w:pPr>
              <w:pStyle w:val="Default"/>
              <w:jc w:val="both"/>
              <w:rPr>
                <w:rFonts w:ascii="Times New Roman" w:hAnsi="Times New Roman" w:cs="Times New Roman"/>
                <w:sz w:val="20"/>
                <w:szCs w:val="20"/>
              </w:rPr>
            </w:pPr>
            <w:r>
              <w:rPr>
                <w:rFonts w:ascii="Times New Roman" w:hAnsi="Times New Roman" w:cs="Times New Roman"/>
                <w:sz w:val="20"/>
                <w:szCs w:val="20"/>
              </w:rPr>
              <w:t xml:space="preserve">Community </w:t>
            </w:r>
            <w:r w:rsidR="00622107" w:rsidRPr="00462A9E">
              <w:rPr>
                <w:rFonts w:ascii="Times New Roman" w:hAnsi="Times New Roman" w:cs="Times New Roman"/>
                <w:sz w:val="20"/>
                <w:szCs w:val="20"/>
              </w:rPr>
              <w:t>support available</w:t>
            </w:r>
            <w:r>
              <w:rPr>
                <w:rFonts w:ascii="Times New Roman" w:hAnsi="Times New Roman" w:cs="Times New Roman"/>
                <w:sz w:val="20"/>
                <w:szCs w:val="20"/>
              </w:rPr>
              <w:t xml:space="preserve"> however does not compare with other options.</w:t>
            </w:r>
            <w:r w:rsidR="004053E8">
              <w:rPr>
                <w:rFonts w:ascii="Times New Roman" w:hAnsi="Times New Roman" w:cs="Times New Roman"/>
                <w:sz w:val="20"/>
                <w:szCs w:val="20"/>
              </w:rPr>
              <w:t xml:space="preserve"> Also only version</w:t>
            </w:r>
            <w:r w:rsidR="004D72E7">
              <w:rPr>
                <w:rFonts w:ascii="Times New Roman" w:hAnsi="Times New Roman" w:cs="Times New Roman"/>
                <w:sz w:val="20"/>
                <w:szCs w:val="20"/>
              </w:rPr>
              <w:t>s</w:t>
            </w:r>
            <w:r w:rsidR="004053E8">
              <w:rPr>
                <w:rFonts w:ascii="Times New Roman" w:hAnsi="Times New Roman" w:cs="Times New Roman"/>
                <w:sz w:val="20"/>
                <w:szCs w:val="20"/>
              </w:rPr>
              <w:t xml:space="preserve"> 11-13 are supported.</w:t>
            </w:r>
          </w:p>
        </w:tc>
      </w:tr>
      <w:tr w:rsidR="00622107" w:rsidRPr="00462A9E"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Type</w:t>
            </w:r>
          </w:p>
        </w:tc>
        <w:tc>
          <w:tcPr>
            <w:tcW w:w="7308" w:type="dxa"/>
            <w:shd w:val="clear" w:color="auto" w:fill="DFD8E8"/>
          </w:tcPr>
          <w:p w:rsidR="00622107" w:rsidRPr="00462A9E" w:rsidRDefault="00FD48A8" w:rsidP="004F54BA">
            <w:pPr>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Open Source</w:t>
            </w:r>
          </w:p>
        </w:tc>
      </w:tr>
      <w:tr w:rsidR="00622107" w:rsidRPr="00462A9E"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7308" w:type="dxa"/>
            <w:tcBorders>
              <w:left w:val="single" w:sz="6" w:space="0" w:color="8064A2"/>
            </w:tcBorders>
            <w:shd w:val="clear" w:color="auto" w:fill="BFB1D0"/>
          </w:tcPr>
          <w:p w:rsidR="00622107" w:rsidRPr="00B75292" w:rsidRDefault="00B75292" w:rsidP="004F54BA">
            <w:pPr>
              <w:jc w:val="both"/>
              <w:rPr>
                <w:rFonts w:ascii="Times New Roman" w:eastAsia="Times New Roman" w:hAnsi="Times New Roman"/>
                <w:color w:val="000000"/>
                <w:sz w:val="20"/>
                <w:szCs w:val="20"/>
              </w:rPr>
            </w:pPr>
            <w:r w:rsidRPr="00B75292">
              <w:rPr>
                <w:rFonts w:ascii="Times New Roman" w:eastAsia="Times New Roman" w:hAnsi="Times New Roman"/>
                <w:color w:val="000000"/>
                <w:sz w:val="20"/>
                <w:szCs w:val="20"/>
              </w:rPr>
              <w:t>http://docs.fedoraproject.org/en-US/Fedora/13/html/Installation_Guide/</w:t>
            </w:r>
          </w:p>
        </w:tc>
      </w:tr>
    </w:tbl>
    <w:p w:rsidR="00622107" w:rsidRPr="00C34DBD" w:rsidRDefault="002563AF" w:rsidP="004F54BA">
      <w:pPr>
        <w:pStyle w:val="Heading3"/>
        <w:jc w:val="both"/>
        <w:rPr>
          <w:rFonts w:ascii="Times New Roman" w:hAnsi="Times New Roman" w:cs="Times New Roman"/>
          <w:sz w:val="28"/>
          <w:szCs w:val="28"/>
        </w:rPr>
      </w:pPr>
      <w:r>
        <w:br w:type="page"/>
      </w:r>
      <w:bookmarkStart w:id="42" w:name="_Toc263764219"/>
      <w:r w:rsidR="00622107" w:rsidRPr="00C34DBD">
        <w:rPr>
          <w:rFonts w:ascii="Times New Roman" w:hAnsi="Times New Roman" w:cs="Times New Roman"/>
          <w:sz w:val="28"/>
          <w:szCs w:val="28"/>
        </w:rPr>
        <w:lastRenderedPageBreak/>
        <w:t>Debian5.0</w:t>
      </w:r>
      <w:bookmarkEnd w:id="42"/>
    </w:p>
    <w:p w:rsidR="00841A1B" w:rsidRPr="00841A1B" w:rsidRDefault="001D17BD" w:rsidP="00FB04B6">
      <w:pPr>
        <w:pStyle w:val="NormalWeb"/>
        <w:jc w:val="both"/>
        <w:rPr>
          <w:sz w:val="20"/>
          <w:szCs w:val="20"/>
        </w:rPr>
      </w:pPr>
      <w:r w:rsidRPr="00841A1B">
        <w:rPr>
          <w:sz w:val="20"/>
          <w:szCs w:val="20"/>
        </w:rPr>
        <w:t>Debian is a project that develop</w:t>
      </w:r>
      <w:r w:rsidR="004A469F" w:rsidRPr="00841A1B">
        <w:rPr>
          <w:sz w:val="20"/>
          <w:szCs w:val="20"/>
        </w:rPr>
        <w:t>s</w:t>
      </w:r>
      <w:r w:rsidRPr="00841A1B">
        <w:rPr>
          <w:sz w:val="20"/>
          <w:szCs w:val="20"/>
        </w:rPr>
        <w:t xml:space="preserve"> a GNU/Linux operating system. </w:t>
      </w:r>
      <w:r w:rsidR="004A469F" w:rsidRPr="00841A1B">
        <w:rPr>
          <w:sz w:val="20"/>
          <w:szCs w:val="20"/>
        </w:rPr>
        <w:t xml:space="preserve">Unlike other distributions </w:t>
      </w:r>
      <w:r w:rsidRPr="00841A1B">
        <w:rPr>
          <w:sz w:val="20"/>
          <w:szCs w:val="20"/>
        </w:rPr>
        <w:t xml:space="preserve">Debian </w:t>
      </w:r>
      <w:r w:rsidR="004A469F" w:rsidRPr="00841A1B">
        <w:rPr>
          <w:sz w:val="20"/>
          <w:szCs w:val="20"/>
        </w:rPr>
        <w:t xml:space="preserve">is a completely volunteer based </w:t>
      </w:r>
      <w:r w:rsidRPr="00841A1B">
        <w:rPr>
          <w:sz w:val="20"/>
          <w:szCs w:val="20"/>
        </w:rPr>
        <w:t xml:space="preserve">project </w:t>
      </w:r>
      <w:r w:rsidR="004A469F" w:rsidRPr="00841A1B">
        <w:rPr>
          <w:sz w:val="20"/>
          <w:szCs w:val="20"/>
        </w:rPr>
        <w:t xml:space="preserve">with no commercial sponsor and over </w:t>
      </w:r>
      <w:r w:rsidR="00C34DBD">
        <w:rPr>
          <w:sz w:val="20"/>
          <w:szCs w:val="20"/>
        </w:rPr>
        <w:t xml:space="preserve">a </w:t>
      </w:r>
      <w:r w:rsidR="004A469F" w:rsidRPr="00841A1B">
        <w:rPr>
          <w:sz w:val="20"/>
          <w:szCs w:val="20"/>
        </w:rPr>
        <w:t xml:space="preserve">thousand (1000) </w:t>
      </w:r>
      <w:r w:rsidRPr="00841A1B">
        <w:rPr>
          <w:sz w:val="20"/>
          <w:szCs w:val="20"/>
        </w:rPr>
        <w:t>members with official developer status. It has expanded to encompass over 20,000 'packages' of free and open-source applications and documentation.</w:t>
      </w:r>
    </w:p>
    <w:p w:rsidR="00841A1B" w:rsidRPr="00841A1B" w:rsidRDefault="004A469F" w:rsidP="00FB04B6">
      <w:pPr>
        <w:pStyle w:val="NormalWeb"/>
        <w:jc w:val="both"/>
        <w:rPr>
          <w:sz w:val="20"/>
          <w:szCs w:val="20"/>
        </w:rPr>
      </w:pPr>
      <w:r w:rsidRPr="00841A1B">
        <w:rPr>
          <w:sz w:val="20"/>
          <w:szCs w:val="20"/>
        </w:rPr>
        <w:t xml:space="preserve">From </w:t>
      </w:r>
      <w:r w:rsidR="00C34DBD">
        <w:rPr>
          <w:sz w:val="20"/>
          <w:szCs w:val="20"/>
        </w:rPr>
        <w:t xml:space="preserve">the </w:t>
      </w:r>
      <w:r w:rsidRPr="00841A1B">
        <w:rPr>
          <w:sz w:val="20"/>
          <w:szCs w:val="20"/>
        </w:rPr>
        <w:t>support perspective</w:t>
      </w:r>
      <w:r w:rsidR="00C34DBD">
        <w:rPr>
          <w:sz w:val="20"/>
          <w:szCs w:val="20"/>
        </w:rPr>
        <w:t>,</w:t>
      </w:r>
      <w:r w:rsidRPr="00841A1B">
        <w:rPr>
          <w:sz w:val="20"/>
          <w:szCs w:val="20"/>
        </w:rPr>
        <w:t xml:space="preserve"> Debian has extensive community support however commercial support is not as extensive as some other options.  Additionally, projects like Ubuntu are </w:t>
      </w:r>
      <w:r w:rsidR="004D72E7">
        <w:rPr>
          <w:sz w:val="20"/>
          <w:szCs w:val="20"/>
        </w:rPr>
        <w:t xml:space="preserve">already </w:t>
      </w:r>
      <w:r w:rsidRPr="00841A1B">
        <w:rPr>
          <w:sz w:val="20"/>
          <w:szCs w:val="20"/>
        </w:rPr>
        <w:t>based on D</w:t>
      </w:r>
      <w:r w:rsidR="0092195E" w:rsidRPr="00841A1B">
        <w:rPr>
          <w:sz w:val="20"/>
          <w:szCs w:val="20"/>
        </w:rPr>
        <w:t>ebian with much narrow user base and hardware architecture focus</w:t>
      </w:r>
      <w:r w:rsidR="00CB779E" w:rsidRPr="00841A1B">
        <w:rPr>
          <w:sz w:val="20"/>
          <w:szCs w:val="20"/>
        </w:rPr>
        <w:t xml:space="preserve">.  </w:t>
      </w:r>
      <w:r w:rsidR="00C34DBD">
        <w:rPr>
          <w:sz w:val="20"/>
          <w:szCs w:val="20"/>
        </w:rPr>
        <w:t>F</w:t>
      </w:r>
      <w:r w:rsidR="00CB779E" w:rsidRPr="00841A1B">
        <w:rPr>
          <w:sz w:val="20"/>
          <w:szCs w:val="20"/>
        </w:rPr>
        <w:t>or reasons similar to Fedora, Debian does not provide any substantial benefit over the other more attractive choices for distro documented here.</w:t>
      </w:r>
    </w:p>
    <w:p w:rsidR="00622107" w:rsidRDefault="00622107" w:rsidP="004F54BA">
      <w:pPr>
        <w:pStyle w:val="Heading4"/>
        <w:jc w:val="both"/>
      </w:pPr>
      <w:r>
        <w:t>System Spec</w:t>
      </w:r>
      <w:r w:rsidR="00B45A24">
        <w:t>i</w:t>
      </w:r>
      <w:r>
        <w:t>fications:</w:t>
      </w:r>
    </w:p>
    <w:p w:rsidR="00622107" w:rsidRPr="00797275" w:rsidRDefault="00622107" w:rsidP="004F54BA">
      <w:pPr>
        <w:jc w:val="both"/>
      </w:pPr>
    </w:p>
    <w:tbl>
      <w:tblPr>
        <w:tblW w:w="0" w:type="auto"/>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ayout w:type="fixed"/>
        <w:tblLook w:val="04A0"/>
      </w:tblPr>
      <w:tblGrid>
        <w:gridCol w:w="2268"/>
        <w:gridCol w:w="7308"/>
      </w:tblGrid>
      <w:tr w:rsidR="00622107" w:rsidRPr="00462A9E" w:rsidTr="00462A9E">
        <w:tc>
          <w:tcPr>
            <w:tcW w:w="2268" w:type="dxa"/>
            <w:tcBorders>
              <w:top w:val="nil"/>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Memory </w:t>
            </w:r>
            <w:r w:rsidR="0015141E">
              <w:rPr>
                <w:rFonts w:ascii="Times New Roman" w:hAnsi="Times New Roman" w:cs="Times New Roman"/>
                <w:b/>
                <w:bCs/>
                <w:sz w:val="20"/>
                <w:szCs w:val="20"/>
              </w:rPr>
              <w:t>Footprint</w:t>
            </w:r>
          </w:p>
        </w:tc>
        <w:tc>
          <w:tcPr>
            <w:tcW w:w="7308" w:type="dxa"/>
            <w:shd w:val="clear" w:color="auto" w:fill="F5F8EE"/>
          </w:tcPr>
          <w:p w:rsidR="00622107" w:rsidRPr="001D4A65" w:rsidRDefault="001D4A65" w:rsidP="004F54BA">
            <w:pPr>
              <w:pStyle w:val="Default"/>
              <w:jc w:val="both"/>
              <w:rPr>
                <w:rFonts w:ascii="Times New Roman" w:hAnsi="Times New Roman" w:cs="Times New Roman"/>
                <w:bCs/>
                <w:sz w:val="20"/>
                <w:szCs w:val="20"/>
              </w:rPr>
            </w:pPr>
            <w:r w:rsidRPr="001D4A65">
              <w:rPr>
                <w:rFonts w:ascii="Times New Roman" w:hAnsi="Times New Roman" w:cs="Times New Roman"/>
                <w:sz w:val="20"/>
                <w:szCs w:val="20"/>
              </w:rPr>
              <w:t xml:space="preserve">64 </w:t>
            </w:r>
            <w:r w:rsidR="00622107" w:rsidRPr="001D4A65">
              <w:rPr>
                <w:rFonts w:ascii="Times New Roman" w:hAnsi="Times New Roman" w:cs="Times New Roman"/>
                <w:bCs/>
                <w:sz w:val="20"/>
                <w:szCs w:val="20"/>
              </w:rPr>
              <w:t>MB-</w:t>
            </w:r>
            <w:r w:rsidRPr="001D4A65">
              <w:rPr>
                <w:rFonts w:ascii="Times New Roman" w:hAnsi="Times New Roman" w:cs="Times New Roman"/>
                <w:bCs/>
                <w:sz w:val="20"/>
                <w:szCs w:val="20"/>
              </w:rPr>
              <w:t>512</w:t>
            </w:r>
            <w:r w:rsidR="00622107" w:rsidRPr="001D4A65">
              <w:rPr>
                <w:rFonts w:ascii="Times New Roman" w:hAnsi="Times New Roman" w:cs="Times New Roman"/>
                <w:bCs/>
                <w:sz w:val="20"/>
                <w:szCs w:val="20"/>
              </w:rPr>
              <w:t>MB</w:t>
            </w:r>
          </w:p>
        </w:tc>
      </w:tr>
      <w:tr w:rsidR="00622107" w:rsidRPr="00462A9E"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Peripheral Support</w:t>
            </w:r>
          </w:p>
        </w:tc>
        <w:tc>
          <w:tcPr>
            <w:tcW w:w="7308" w:type="dxa"/>
            <w:tcBorders>
              <w:left w:val="single" w:sz="6" w:space="0" w:color="9BBB59"/>
            </w:tcBorders>
            <w:shd w:val="clear" w:color="auto" w:fill="CDDDAC"/>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All devices supported.</w:t>
            </w:r>
          </w:p>
        </w:tc>
      </w:tr>
      <w:tr w:rsidR="00622107" w:rsidRPr="00462A9E"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Disk Space Required</w:t>
            </w:r>
          </w:p>
        </w:tc>
        <w:tc>
          <w:tcPr>
            <w:tcW w:w="7308" w:type="dxa"/>
            <w:shd w:val="clear" w:color="auto" w:fill="E6EED5"/>
          </w:tcPr>
          <w:p w:rsidR="00622107" w:rsidRPr="001D4A65" w:rsidRDefault="001D4A65" w:rsidP="004F54BA">
            <w:pPr>
              <w:spacing w:before="115" w:after="115" w:line="240" w:lineRule="auto"/>
              <w:ind w:right="115"/>
              <w:jc w:val="both"/>
              <w:rPr>
                <w:rFonts w:ascii="Times New Roman" w:eastAsia="Times New Roman" w:hAnsi="Times New Roman"/>
                <w:color w:val="000000"/>
                <w:sz w:val="20"/>
                <w:szCs w:val="20"/>
              </w:rPr>
            </w:pPr>
            <w:r w:rsidRPr="001D4A65">
              <w:rPr>
                <w:rFonts w:ascii="Times New Roman" w:hAnsi="Times New Roman"/>
                <w:sz w:val="20"/>
                <w:szCs w:val="20"/>
              </w:rPr>
              <w:t>250MB</w:t>
            </w:r>
            <w:r w:rsidRPr="001D4A65">
              <w:rPr>
                <w:rFonts w:ascii="Times New Roman" w:eastAsia="Times New Roman" w:hAnsi="Times New Roman"/>
                <w:color w:val="000000"/>
                <w:sz w:val="20"/>
                <w:szCs w:val="20"/>
              </w:rPr>
              <w:t xml:space="preserve"> – 400 MB</w:t>
            </w:r>
            <w:r w:rsidRPr="001D4A65">
              <w:rPr>
                <w:rFonts w:ascii="Times New Roman" w:hAnsi="Times New Roman"/>
                <w:sz w:val="20"/>
                <w:szCs w:val="20"/>
              </w:rPr>
              <w:t xml:space="preserve"> </w:t>
            </w:r>
            <w:r w:rsidR="00622107" w:rsidRPr="001D4A65">
              <w:rPr>
                <w:rFonts w:ascii="Times New Roman" w:eastAsia="Times New Roman" w:hAnsi="Times New Roman"/>
                <w:color w:val="000000"/>
                <w:sz w:val="20"/>
                <w:szCs w:val="20"/>
              </w:rPr>
              <w:t>According to the packages installed.</w:t>
            </w:r>
          </w:p>
        </w:tc>
      </w:tr>
      <w:tr w:rsidR="00622107" w:rsidRPr="00462A9E"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Processor Specification</w:t>
            </w:r>
          </w:p>
        </w:tc>
        <w:tc>
          <w:tcPr>
            <w:tcW w:w="7308" w:type="dxa"/>
            <w:tcBorders>
              <w:left w:val="single" w:sz="6" w:space="0" w:color="9BBB59"/>
            </w:tcBorders>
            <w:shd w:val="clear" w:color="auto" w:fill="CDDDAC"/>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X86 architecture supported.  Minimum 400MHz with graphical interface.</w:t>
            </w:r>
          </w:p>
        </w:tc>
      </w:tr>
      <w:tr w:rsidR="00622107" w:rsidRPr="00462A9E"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7308" w:type="dxa"/>
            <w:shd w:val="clear" w:color="auto" w:fill="E6EED5"/>
          </w:tcPr>
          <w:p w:rsidR="00622107" w:rsidRPr="00EB152E" w:rsidRDefault="00276741" w:rsidP="004F54BA">
            <w:pPr>
              <w:tabs>
                <w:tab w:val="left" w:pos="5368"/>
              </w:tabs>
              <w:spacing w:line="240" w:lineRule="auto"/>
              <w:jc w:val="both"/>
              <w:rPr>
                <w:rFonts w:ascii="Times New Roman" w:hAnsi="Times New Roman"/>
                <w:sz w:val="20"/>
                <w:szCs w:val="20"/>
              </w:rPr>
            </w:pPr>
            <w:hyperlink r:id="rId28" w:history="1">
              <w:r w:rsidR="00EB152E" w:rsidRPr="00EB152E">
                <w:rPr>
                  <w:rStyle w:val="Hyperlink"/>
                  <w:rFonts w:ascii="Times New Roman" w:hAnsi="Times New Roman"/>
                  <w:sz w:val="20"/>
                  <w:szCs w:val="20"/>
                </w:rPr>
                <w:t>http://www.debian.org/releases/stable/i386/ch03s04.html.en</w:t>
              </w:r>
            </w:hyperlink>
          </w:p>
        </w:tc>
      </w:tr>
    </w:tbl>
    <w:p w:rsidR="00622107" w:rsidRDefault="00622107" w:rsidP="004F54BA">
      <w:pPr>
        <w:jc w:val="both"/>
      </w:pPr>
    </w:p>
    <w:p w:rsidR="002563AF" w:rsidRDefault="002563AF" w:rsidP="004F54BA">
      <w:pPr>
        <w:jc w:val="both"/>
      </w:pPr>
    </w:p>
    <w:p w:rsidR="00622107" w:rsidRDefault="00622107" w:rsidP="004F54BA">
      <w:pPr>
        <w:pStyle w:val="Heading4"/>
        <w:jc w:val="both"/>
      </w:pPr>
      <w:r>
        <w:t>Software Specifications</w:t>
      </w:r>
      <w:r w:rsidR="00C34DBD">
        <w:t>:</w:t>
      </w:r>
    </w:p>
    <w:p w:rsidR="00622107" w:rsidRPr="000F122E" w:rsidRDefault="00622107" w:rsidP="004F54BA">
      <w:pPr>
        <w:jc w:val="both"/>
      </w:pPr>
    </w:p>
    <w:tbl>
      <w:tblPr>
        <w:tblW w:w="0" w:type="auto"/>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ook w:val="04A0"/>
      </w:tblPr>
      <w:tblGrid>
        <w:gridCol w:w="2268"/>
        <w:gridCol w:w="7308"/>
      </w:tblGrid>
      <w:tr w:rsidR="00622107" w:rsidRPr="00C25111" w:rsidTr="00462A9E">
        <w:tc>
          <w:tcPr>
            <w:tcW w:w="2268" w:type="dxa"/>
            <w:tcBorders>
              <w:top w:val="nil"/>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UDev Supports </w:t>
            </w:r>
          </w:p>
        </w:tc>
        <w:tc>
          <w:tcPr>
            <w:tcW w:w="7308" w:type="dxa"/>
            <w:shd w:val="clear" w:color="auto" w:fill="F2EFF6"/>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libusb Support </w:t>
            </w:r>
          </w:p>
        </w:tc>
        <w:tc>
          <w:tcPr>
            <w:tcW w:w="7308" w:type="dxa"/>
            <w:tcBorders>
              <w:left w:val="single" w:sz="6" w:space="0" w:color="8064A2"/>
            </w:tcBorders>
            <w:shd w:val="clear" w:color="auto" w:fill="BFB1D0"/>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i2c Tools Su</w:t>
            </w:r>
            <w:r w:rsidR="00C34DBD">
              <w:rPr>
                <w:rFonts w:ascii="Times New Roman" w:hAnsi="Times New Roman" w:cs="Times New Roman"/>
                <w:b/>
                <w:bCs/>
                <w:sz w:val="20"/>
                <w:szCs w:val="20"/>
              </w:rPr>
              <w:t>p</w:t>
            </w:r>
            <w:r w:rsidRPr="00462A9E">
              <w:rPr>
                <w:rFonts w:ascii="Times New Roman" w:hAnsi="Times New Roman" w:cs="Times New Roman"/>
                <w:b/>
                <w:bCs/>
                <w:sz w:val="20"/>
                <w:szCs w:val="20"/>
              </w:rPr>
              <w:t xml:space="preserve">port </w:t>
            </w:r>
          </w:p>
        </w:tc>
        <w:tc>
          <w:tcPr>
            <w:tcW w:w="7308" w:type="dxa"/>
            <w:shd w:val="clear" w:color="auto" w:fill="DFD8E8"/>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Available </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Foxit Support</w:t>
            </w:r>
          </w:p>
        </w:tc>
        <w:tc>
          <w:tcPr>
            <w:tcW w:w="7308" w:type="dxa"/>
            <w:tcBorders>
              <w:left w:val="single" w:sz="6" w:space="0" w:color="8064A2"/>
            </w:tcBorders>
            <w:shd w:val="clear" w:color="auto" w:fill="BFB1D0"/>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Firefox Support</w:t>
            </w:r>
          </w:p>
        </w:tc>
        <w:tc>
          <w:tcPr>
            <w:tcW w:w="7308" w:type="dxa"/>
            <w:shd w:val="clear" w:color="auto" w:fill="DFD8E8"/>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GNU Tools</w:t>
            </w:r>
          </w:p>
        </w:tc>
        <w:tc>
          <w:tcPr>
            <w:tcW w:w="7308" w:type="dxa"/>
            <w:tcBorders>
              <w:left w:val="single" w:sz="6" w:space="0" w:color="8064A2"/>
            </w:tcBorders>
            <w:shd w:val="clear" w:color="auto" w:fill="BFB1D0"/>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Curl Library Support</w:t>
            </w:r>
          </w:p>
        </w:tc>
        <w:tc>
          <w:tcPr>
            <w:tcW w:w="7308" w:type="dxa"/>
            <w:shd w:val="clear" w:color="auto" w:fill="DFD8E8"/>
          </w:tcPr>
          <w:p w:rsidR="00622107" w:rsidRPr="00462A9E" w:rsidRDefault="0062210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622107" w:rsidRPr="00C25111"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Tech Support</w:t>
            </w:r>
          </w:p>
        </w:tc>
        <w:tc>
          <w:tcPr>
            <w:tcW w:w="7308" w:type="dxa"/>
            <w:tcBorders>
              <w:left w:val="single" w:sz="6" w:space="0" w:color="8064A2"/>
            </w:tcBorders>
            <w:shd w:val="clear" w:color="auto" w:fill="BFB1D0"/>
          </w:tcPr>
          <w:p w:rsidR="00622107" w:rsidRPr="00462A9E" w:rsidRDefault="00EB152E" w:rsidP="004F54BA">
            <w:pPr>
              <w:pStyle w:val="Default"/>
              <w:jc w:val="both"/>
              <w:rPr>
                <w:rFonts w:ascii="Times New Roman" w:hAnsi="Times New Roman" w:cs="Times New Roman"/>
                <w:sz w:val="20"/>
                <w:szCs w:val="20"/>
              </w:rPr>
            </w:pPr>
            <w:r>
              <w:rPr>
                <w:rFonts w:ascii="Times New Roman" w:hAnsi="Times New Roman" w:cs="Times New Roman"/>
                <w:sz w:val="20"/>
                <w:szCs w:val="20"/>
              </w:rPr>
              <w:t>Good community support available</w:t>
            </w:r>
            <w:r w:rsidR="00622107" w:rsidRPr="00462A9E">
              <w:rPr>
                <w:rFonts w:ascii="Times New Roman" w:hAnsi="Times New Roman" w:cs="Times New Roman"/>
                <w:sz w:val="20"/>
                <w:szCs w:val="20"/>
              </w:rPr>
              <w:t>.</w:t>
            </w:r>
          </w:p>
        </w:tc>
      </w:tr>
      <w:tr w:rsidR="00622107" w:rsidRPr="00462A9E"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Type</w:t>
            </w:r>
          </w:p>
        </w:tc>
        <w:tc>
          <w:tcPr>
            <w:tcW w:w="7308" w:type="dxa"/>
            <w:shd w:val="clear" w:color="auto" w:fill="DFD8E8"/>
          </w:tcPr>
          <w:p w:rsidR="00622107" w:rsidRPr="00462A9E" w:rsidRDefault="00EB152E" w:rsidP="004F54BA">
            <w:pPr>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Open Source.</w:t>
            </w:r>
          </w:p>
        </w:tc>
      </w:tr>
      <w:tr w:rsidR="00622107" w:rsidRPr="00462A9E" w:rsidTr="00462A9E">
        <w:tc>
          <w:tcPr>
            <w:tcW w:w="2268" w:type="dxa"/>
            <w:tcBorders>
              <w:left w:val="nil"/>
              <w:bottom w:val="nil"/>
              <w:right w:val="nil"/>
            </w:tcBorders>
            <w:shd w:val="clear" w:color="auto" w:fill="FFFFFF"/>
          </w:tcPr>
          <w:p w:rsidR="00622107" w:rsidRPr="00462A9E" w:rsidRDefault="0062210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7308" w:type="dxa"/>
            <w:tcBorders>
              <w:left w:val="single" w:sz="6" w:space="0" w:color="8064A2"/>
            </w:tcBorders>
            <w:shd w:val="clear" w:color="auto" w:fill="BFB1D0"/>
          </w:tcPr>
          <w:p w:rsidR="00622107" w:rsidRPr="00EB152E" w:rsidRDefault="00276741" w:rsidP="004F54BA">
            <w:pPr>
              <w:spacing w:line="240" w:lineRule="auto"/>
              <w:jc w:val="both"/>
              <w:rPr>
                <w:rFonts w:ascii="Times New Roman" w:eastAsia="Times New Roman" w:hAnsi="Times New Roman"/>
                <w:color w:val="000000"/>
                <w:sz w:val="20"/>
                <w:szCs w:val="20"/>
              </w:rPr>
            </w:pPr>
            <w:hyperlink r:id="rId29" w:history="1">
              <w:r w:rsidR="00EB152E" w:rsidRPr="00797A67">
                <w:rPr>
                  <w:rStyle w:val="Hyperlink"/>
                  <w:rFonts w:ascii="Times New Roman" w:eastAsia="Times New Roman" w:hAnsi="Times New Roman"/>
                  <w:sz w:val="20"/>
                  <w:szCs w:val="20"/>
                </w:rPr>
                <w:t>http://www.debian.org/support</w:t>
              </w:r>
            </w:hyperlink>
          </w:p>
        </w:tc>
      </w:tr>
    </w:tbl>
    <w:p w:rsidR="00622107" w:rsidRDefault="00622107" w:rsidP="004F54BA">
      <w:pPr>
        <w:pStyle w:val="Heading5"/>
        <w:jc w:val="both"/>
      </w:pPr>
    </w:p>
    <w:p w:rsidR="002563AF" w:rsidRDefault="002563AF" w:rsidP="004F54BA">
      <w:pPr>
        <w:jc w:val="both"/>
      </w:pPr>
    </w:p>
    <w:p w:rsidR="002563AF" w:rsidRDefault="002563AF" w:rsidP="004F54BA">
      <w:pPr>
        <w:jc w:val="both"/>
      </w:pPr>
    </w:p>
    <w:p w:rsidR="00CB75E9" w:rsidRPr="00C34DBD" w:rsidRDefault="00CB75E9" w:rsidP="004F54BA">
      <w:pPr>
        <w:pStyle w:val="Heading3"/>
        <w:jc w:val="both"/>
        <w:rPr>
          <w:rFonts w:ascii="Times New Roman" w:hAnsi="Times New Roman" w:cs="Times New Roman"/>
          <w:sz w:val="28"/>
          <w:szCs w:val="28"/>
        </w:rPr>
      </w:pPr>
      <w:bookmarkStart w:id="43" w:name="_Toc263764220"/>
      <w:r w:rsidRPr="00C34DBD">
        <w:rPr>
          <w:rFonts w:ascii="Times New Roman" w:hAnsi="Times New Roman" w:cs="Times New Roman"/>
          <w:sz w:val="28"/>
          <w:szCs w:val="28"/>
        </w:rPr>
        <w:lastRenderedPageBreak/>
        <w:t>Puppy</w:t>
      </w:r>
      <w:bookmarkEnd w:id="43"/>
    </w:p>
    <w:p w:rsidR="004E3BF2" w:rsidRDefault="00B93DDD" w:rsidP="004F54BA">
      <w:pPr>
        <w:spacing w:before="100" w:beforeAutospacing="1" w:after="100" w:afterAutospacing="1" w:line="240" w:lineRule="auto"/>
        <w:jc w:val="both"/>
        <w:rPr>
          <w:rFonts w:ascii="Times New Roman" w:eastAsia="Times New Roman" w:hAnsi="Times New Roman"/>
          <w:sz w:val="20"/>
          <w:szCs w:val="20"/>
        </w:rPr>
      </w:pPr>
      <w:r w:rsidRPr="00B93DDD">
        <w:rPr>
          <w:rFonts w:ascii="Times New Roman" w:eastAsia="Times New Roman" w:hAnsi="Times New Roman"/>
          <w:sz w:val="20"/>
          <w:szCs w:val="20"/>
        </w:rPr>
        <w:t>Puppy Linux is a</w:t>
      </w:r>
      <w:r w:rsidRPr="00B93DDD">
        <w:rPr>
          <w:sz w:val="20"/>
          <w:szCs w:val="20"/>
        </w:rPr>
        <w:t xml:space="preserve"> </w:t>
      </w:r>
      <w:r w:rsidRPr="00B93DDD">
        <w:rPr>
          <w:rFonts w:ascii="Times New Roman" w:eastAsia="Times New Roman" w:hAnsi="Times New Roman"/>
          <w:sz w:val="20"/>
          <w:szCs w:val="20"/>
        </w:rPr>
        <w:t xml:space="preserve">lightweight Linux distribution, one of several similar operating systems </w:t>
      </w:r>
      <w:r w:rsidR="002F425E">
        <w:rPr>
          <w:rFonts w:ascii="Times New Roman" w:eastAsia="Times New Roman" w:hAnsi="Times New Roman"/>
          <w:sz w:val="20"/>
          <w:szCs w:val="20"/>
        </w:rPr>
        <w:t xml:space="preserve">classified as </w:t>
      </w:r>
      <w:hyperlink r:id="rId30" w:history="1">
        <w:r w:rsidRPr="00B93DDD">
          <w:rPr>
            <w:rFonts w:ascii="Times New Roman" w:eastAsia="Times New Roman" w:hAnsi="Times New Roman"/>
            <w:color w:val="0000FF"/>
            <w:sz w:val="20"/>
            <w:szCs w:val="20"/>
            <w:u w:val="single"/>
          </w:rPr>
          <w:t>skinny Linux</w:t>
        </w:r>
      </w:hyperlink>
      <w:r w:rsidRPr="00B93DDD">
        <w:rPr>
          <w:rFonts w:ascii="Times New Roman" w:eastAsia="Times New Roman" w:hAnsi="Times New Roman"/>
          <w:sz w:val="20"/>
          <w:szCs w:val="20"/>
        </w:rPr>
        <w:t>. Puppy Linux is most often run from a LiveCD or other removable media, which makes it easy to use on</w:t>
      </w:r>
      <w:r w:rsidR="002F425E">
        <w:rPr>
          <w:rFonts w:ascii="Times New Roman" w:eastAsia="Times New Roman" w:hAnsi="Times New Roman"/>
          <w:sz w:val="20"/>
          <w:szCs w:val="20"/>
        </w:rPr>
        <w:t xml:space="preserve"> environments with limited persistent memory</w:t>
      </w:r>
      <w:r w:rsidRPr="00B93DDD">
        <w:rPr>
          <w:rFonts w:ascii="Times New Roman" w:eastAsia="Times New Roman" w:hAnsi="Times New Roman"/>
          <w:sz w:val="20"/>
          <w:szCs w:val="20"/>
        </w:rPr>
        <w:t xml:space="preserve">. </w:t>
      </w:r>
      <w:r w:rsidR="002F425E">
        <w:rPr>
          <w:rFonts w:ascii="Times New Roman" w:eastAsia="Times New Roman" w:hAnsi="Times New Roman"/>
          <w:sz w:val="20"/>
          <w:szCs w:val="20"/>
        </w:rPr>
        <w:t xml:space="preserve"> </w:t>
      </w:r>
      <w:r w:rsidR="00C34DBD">
        <w:rPr>
          <w:rFonts w:ascii="Times New Roman" w:eastAsia="Times New Roman" w:hAnsi="Times New Roman"/>
          <w:sz w:val="20"/>
          <w:szCs w:val="20"/>
        </w:rPr>
        <w:t>Puppy’s a</w:t>
      </w:r>
      <w:r w:rsidR="001E6879">
        <w:rPr>
          <w:rFonts w:ascii="Times New Roman" w:eastAsia="Times New Roman" w:hAnsi="Times New Roman"/>
          <w:sz w:val="20"/>
          <w:szCs w:val="20"/>
        </w:rPr>
        <w:t xml:space="preserve">rchitecture </w:t>
      </w:r>
      <w:r w:rsidR="004D72E7">
        <w:rPr>
          <w:rFonts w:ascii="Times New Roman" w:eastAsia="Times New Roman" w:hAnsi="Times New Roman"/>
          <w:sz w:val="20"/>
          <w:szCs w:val="20"/>
        </w:rPr>
        <w:t xml:space="preserve">also </w:t>
      </w:r>
      <w:r w:rsidR="001E6879">
        <w:rPr>
          <w:rFonts w:ascii="Times New Roman" w:eastAsia="Times New Roman" w:hAnsi="Times New Roman"/>
          <w:sz w:val="20"/>
          <w:szCs w:val="20"/>
        </w:rPr>
        <w:t xml:space="preserve">allows for the entire system to be run from the RAM drastically reducing the persistent memory requirement.  </w:t>
      </w:r>
      <w:r w:rsidR="00275711">
        <w:rPr>
          <w:rFonts w:ascii="Times New Roman" w:eastAsia="Times New Roman" w:hAnsi="Times New Roman"/>
          <w:sz w:val="20"/>
          <w:szCs w:val="20"/>
        </w:rPr>
        <w:t>D</w:t>
      </w:r>
      <w:r w:rsidR="002F425E">
        <w:rPr>
          <w:rFonts w:ascii="Times New Roman" w:eastAsia="Times New Roman" w:hAnsi="Times New Roman"/>
          <w:sz w:val="20"/>
          <w:szCs w:val="20"/>
        </w:rPr>
        <w:t>espite its small size Puppy support</w:t>
      </w:r>
      <w:r w:rsidR="007954C7">
        <w:rPr>
          <w:rFonts w:ascii="Times New Roman" w:eastAsia="Times New Roman" w:hAnsi="Times New Roman"/>
          <w:sz w:val="20"/>
          <w:szCs w:val="20"/>
        </w:rPr>
        <w:t>s</w:t>
      </w:r>
      <w:r w:rsidR="002F425E">
        <w:rPr>
          <w:rFonts w:ascii="Times New Roman" w:eastAsia="Times New Roman" w:hAnsi="Times New Roman"/>
          <w:sz w:val="20"/>
          <w:szCs w:val="20"/>
        </w:rPr>
        <w:t xml:space="preserve"> full set of GUI applications. </w:t>
      </w:r>
      <w:r w:rsidRPr="00B93DDD">
        <w:rPr>
          <w:rFonts w:ascii="Times New Roman" w:eastAsia="Times New Roman" w:hAnsi="Times New Roman"/>
          <w:sz w:val="20"/>
          <w:szCs w:val="20"/>
        </w:rPr>
        <w:t xml:space="preserve">This </w:t>
      </w:r>
      <w:r w:rsidR="00200AB2">
        <w:rPr>
          <w:rFonts w:ascii="Times New Roman" w:eastAsia="Times New Roman" w:hAnsi="Times New Roman"/>
          <w:sz w:val="20"/>
          <w:szCs w:val="20"/>
        </w:rPr>
        <w:t>ability</w:t>
      </w:r>
      <w:r w:rsidRPr="00B93DDD">
        <w:rPr>
          <w:rFonts w:ascii="Times New Roman" w:eastAsia="Times New Roman" w:hAnsi="Times New Roman"/>
          <w:sz w:val="20"/>
          <w:szCs w:val="20"/>
        </w:rPr>
        <w:t>, along with its compact size</w:t>
      </w:r>
      <w:r w:rsidR="00200AB2">
        <w:rPr>
          <w:rFonts w:ascii="Times New Roman" w:eastAsia="Times New Roman" w:hAnsi="Times New Roman"/>
          <w:sz w:val="20"/>
          <w:szCs w:val="20"/>
        </w:rPr>
        <w:t xml:space="preserve">, </w:t>
      </w:r>
      <w:r w:rsidRPr="00B93DDD">
        <w:rPr>
          <w:rFonts w:ascii="Times New Roman" w:eastAsia="Times New Roman" w:hAnsi="Times New Roman"/>
          <w:sz w:val="20"/>
          <w:szCs w:val="20"/>
        </w:rPr>
        <w:t>ease of use</w:t>
      </w:r>
      <w:r w:rsidR="00200AB2">
        <w:rPr>
          <w:rFonts w:ascii="Times New Roman" w:eastAsia="Times New Roman" w:hAnsi="Times New Roman"/>
          <w:sz w:val="20"/>
          <w:szCs w:val="20"/>
        </w:rPr>
        <w:t xml:space="preserve"> and fast boot-up and execution time</w:t>
      </w:r>
      <w:r w:rsidRPr="00B93DDD">
        <w:rPr>
          <w:rFonts w:ascii="Times New Roman" w:eastAsia="Times New Roman" w:hAnsi="Times New Roman"/>
          <w:sz w:val="20"/>
          <w:szCs w:val="20"/>
        </w:rPr>
        <w:t xml:space="preserve"> </w:t>
      </w:r>
      <w:r w:rsidR="00200AB2">
        <w:rPr>
          <w:rFonts w:ascii="Times New Roman" w:eastAsia="Times New Roman" w:hAnsi="Times New Roman"/>
          <w:sz w:val="20"/>
          <w:szCs w:val="20"/>
        </w:rPr>
        <w:t xml:space="preserve">makes </w:t>
      </w:r>
      <w:r w:rsidRPr="00B93DDD">
        <w:rPr>
          <w:rFonts w:ascii="Times New Roman" w:eastAsia="Times New Roman" w:hAnsi="Times New Roman"/>
          <w:sz w:val="20"/>
          <w:szCs w:val="20"/>
        </w:rPr>
        <w:t xml:space="preserve">Puppy Linux a </w:t>
      </w:r>
      <w:r w:rsidR="007954C7">
        <w:rPr>
          <w:rFonts w:ascii="Times New Roman" w:eastAsia="Times New Roman" w:hAnsi="Times New Roman"/>
          <w:sz w:val="20"/>
          <w:szCs w:val="20"/>
        </w:rPr>
        <w:t>reasonable choice for embedded environment</w:t>
      </w:r>
      <w:r w:rsidRPr="00B93DDD">
        <w:rPr>
          <w:rFonts w:ascii="Times New Roman" w:eastAsia="Times New Roman" w:hAnsi="Times New Roman"/>
          <w:sz w:val="20"/>
          <w:szCs w:val="20"/>
        </w:rPr>
        <w:t xml:space="preserve">. </w:t>
      </w:r>
    </w:p>
    <w:p w:rsidR="00200AB2" w:rsidRPr="00275711" w:rsidRDefault="00B93DDD" w:rsidP="004F54BA">
      <w:pPr>
        <w:pStyle w:val="NormalWeb"/>
        <w:jc w:val="both"/>
        <w:rPr>
          <w:sz w:val="20"/>
          <w:szCs w:val="20"/>
        </w:rPr>
      </w:pPr>
      <w:r w:rsidRPr="00B93DDD">
        <w:rPr>
          <w:sz w:val="20"/>
          <w:szCs w:val="20"/>
        </w:rPr>
        <w:t>Puppy un</w:t>
      </w:r>
      <w:r w:rsidR="004D72E7">
        <w:rPr>
          <w:sz w:val="20"/>
          <w:szCs w:val="20"/>
        </w:rPr>
        <w:t>-</w:t>
      </w:r>
      <w:r w:rsidRPr="00B93DDD">
        <w:rPr>
          <w:sz w:val="20"/>
          <w:szCs w:val="20"/>
        </w:rPr>
        <w:t xml:space="preserve">compresses everything in </w:t>
      </w:r>
      <w:r w:rsidR="004116C1" w:rsidRPr="00B93DDD">
        <w:rPr>
          <w:sz w:val="20"/>
          <w:szCs w:val="20"/>
        </w:rPr>
        <w:t>its</w:t>
      </w:r>
      <w:r w:rsidRPr="00B93DDD">
        <w:rPr>
          <w:sz w:val="20"/>
          <w:szCs w:val="20"/>
        </w:rPr>
        <w:t xml:space="preserve"> package into a RAM area, the "</w:t>
      </w:r>
      <w:r w:rsidR="00F20E6E" w:rsidRPr="00F20E6E">
        <w:rPr>
          <w:sz w:val="20"/>
          <w:szCs w:val="20"/>
        </w:rPr>
        <w:t>ramdisk</w:t>
      </w:r>
      <w:r w:rsidRPr="00B93DDD">
        <w:rPr>
          <w:sz w:val="20"/>
          <w:szCs w:val="20"/>
        </w:rPr>
        <w:t>", at bootup.  Therefore the device needs to have at least 128 MB of RAM (with no more than 8 MB shared video) for all of Puppy to load into the ramdisk. However, with persistent memory available it is possible to run on Puppy on a device with only about 48 MB of RAM as part of the system can be kept on the hard drive.</w:t>
      </w:r>
      <w:r w:rsidR="00275711">
        <w:rPr>
          <w:sz w:val="20"/>
          <w:szCs w:val="20"/>
        </w:rPr>
        <w:t xml:space="preserve">  This ability along with the comprehensive functionality provided by Puppy </w:t>
      </w:r>
      <w:r w:rsidR="00C34DBD">
        <w:rPr>
          <w:sz w:val="20"/>
          <w:szCs w:val="20"/>
        </w:rPr>
        <w:t>are</w:t>
      </w:r>
      <w:r w:rsidR="00275711">
        <w:rPr>
          <w:sz w:val="20"/>
          <w:szCs w:val="20"/>
        </w:rPr>
        <w:t xml:space="preserve"> the greatest advantage</w:t>
      </w:r>
      <w:r w:rsidR="00C34DBD">
        <w:rPr>
          <w:sz w:val="20"/>
          <w:szCs w:val="20"/>
        </w:rPr>
        <w:t>s</w:t>
      </w:r>
      <w:r w:rsidR="00275711">
        <w:rPr>
          <w:sz w:val="20"/>
          <w:szCs w:val="20"/>
        </w:rPr>
        <w:t xml:space="preserve"> for considering it.  However, in order to reduce the memory and persistent memory footprint Puppy often does not include applications which are normally available with the rest of the d</w:t>
      </w:r>
      <w:r w:rsidR="004116C1">
        <w:rPr>
          <w:sz w:val="20"/>
          <w:szCs w:val="20"/>
        </w:rPr>
        <w:t>i</w:t>
      </w:r>
      <w:r w:rsidR="00275711">
        <w:rPr>
          <w:sz w:val="20"/>
          <w:szCs w:val="20"/>
        </w:rPr>
        <w:t>stros by default.  Additionally, Puppy is largely supported by community effort with limited commercial support available.  Overall</w:t>
      </w:r>
      <w:r w:rsidR="00C34DBD">
        <w:rPr>
          <w:sz w:val="20"/>
          <w:szCs w:val="20"/>
        </w:rPr>
        <w:t>,</w:t>
      </w:r>
      <w:r w:rsidR="00275711">
        <w:rPr>
          <w:sz w:val="20"/>
          <w:szCs w:val="20"/>
        </w:rPr>
        <w:t xml:space="preserve"> its consideration would be advantage</w:t>
      </w:r>
      <w:r w:rsidR="00F1262B">
        <w:rPr>
          <w:sz w:val="20"/>
          <w:szCs w:val="20"/>
        </w:rPr>
        <w:t>ous</w:t>
      </w:r>
      <w:r w:rsidR="00275711">
        <w:rPr>
          <w:sz w:val="20"/>
          <w:szCs w:val="20"/>
        </w:rPr>
        <w:t xml:space="preserve"> in setups with limited memory or disk space avail</w:t>
      </w:r>
      <w:r w:rsidR="004116C1">
        <w:rPr>
          <w:sz w:val="20"/>
          <w:szCs w:val="20"/>
        </w:rPr>
        <w:t>a</w:t>
      </w:r>
      <w:r w:rsidR="00275711">
        <w:rPr>
          <w:sz w:val="20"/>
          <w:szCs w:val="20"/>
        </w:rPr>
        <w:t>b</w:t>
      </w:r>
      <w:r w:rsidR="004116C1">
        <w:rPr>
          <w:sz w:val="20"/>
          <w:szCs w:val="20"/>
        </w:rPr>
        <w:t>il</w:t>
      </w:r>
      <w:r w:rsidR="00275711">
        <w:rPr>
          <w:sz w:val="20"/>
          <w:szCs w:val="20"/>
        </w:rPr>
        <w:t>ity.</w:t>
      </w:r>
    </w:p>
    <w:p w:rsidR="00CB75E9" w:rsidRDefault="00CB75E9" w:rsidP="004F54BA">
      <w:pPr>
        <w:pStyle w:val="Heading4"/>
        <w:jc w:val="both"/>
      </w:pPr>
      <w:r>
        <w:t>System Spec</w:t>
      </w:r>
      <w:r w:rsidR="00934DE3">
        <w:t>i</w:t>
      </w:r>
      <w:r>
        <w:t>fications:</w:t>
      </w:r>
    </w:p>
    <w:p w:rsidR="00CB75E9" w:rsidRPr="00797275" w:rsidRDefault="00CB75E9" w:rsidP="004F54BA">
      <w:pPr>
        <w:jc w:val="both"/>
      </w:pPr>
    </w:p>
    <w:tbl>
      <w:tblPr>
        <w:tblW w:w="0" w:type="auto"/>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ayout w:type="fixed"/>
        <w:tblLook w:val="04A0"/>
      </w:tblPr>
      <w:tblGrid>
        <w:gridCol w:w="2268"/>
        <w:gridCol w:w="7308"/>
      </w:tblGrid>
      <w:tr w:rsidR="00CB75E9" w:rsidRPr="00462A9E" w:rsidTr="00934DE3">
        <w:tc>
          <w:tcPr>
            <w:tcW w:w="2268" w:type="dxa"/>
            <w:tcBorders>
              <w:top w:val="nil"/>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Memory </w:t>
            </w:r>
            <w:r w:rsidR="0015141E">
              <w:rPr>
                <w:rFonts w:ascii="Times New Roman" w:hAnsi="Times New Roman" w:cs="Times New Roman"/>
                <w:b/>
                <w:bCs/>
                <w:sz w:val="20"/>
                <w:szCs w:val="20"/>
              </w:rPr>
              <w:t>Footprint</w:t>
            </w:r>
          </w:p>
        </w:tc>
        <w:tc>
          <w:tcPr>
            <w:tcW w:w="7308" w:type="dxa"/>
            <w:shd w:val="clear" w:color="auto" w:fill="F5F8EE"/>
          </w:tcPr>
          <w:p w:rsidR="00CB75E9" w:rsidRPr="001D4A65" w:rsidRDefault="00FC193F" w:rsidP="004F54BA">
            <w:pPr>
              <w:pStyle w:val="Default"/>
              <w:jc w:val="both"/>
              <w:rPr>
                <w:rFonts w:ascii="Times New Roman" w:hAnsi="Times New Roman" w:cs="Times New Roman"/>
                <w:bCs/>
                <w:sz w:val="20"/>
                <w:szCs w:val="20"/>
              </w:rPr>
            </w:pPr>
            <w:r>
              <w:rPr>
                <w:rFonts w:ascii="Times New Roman" w:hAnsi="Times New Roman" w:cs="Times New Roman"/>
                <w:sz w:val="20"/>
                <w:szCs w:val="20"/>
              </w:rPr>
              <w:t xml:space="preserve">Minimum </w:t>
            </w:r>
            <w:r w:rsidR="00577802">
              <w:rPr>
                <w:rFonts w:ascii="Times New Roman" w:hAnsi="Times New Roman" w:cs="Times New Roman"/>
                <w:sz w:val="20"/>
                <w:szCs w:val="20"/>
              </w:rPr>
              <w:t>128</w:t>
            </w:r>
            <w:r w:rsidR="00CB75E9" w:rsidRPr="001D4A65">
              <w:rPr>
                <w:rFonts w:ascii="Times New Roman" w:hAnsi="Times New Roman" w:cs="Times New Roman"/>
                <w:sz w:val="20"/>
                <w:szCs w:val="20"/>
              </w:rPr>
              <w:t xml:space="preserve"> </w:t>
            </w:r>
            <w:r w:rsidR="00CB75E9" w:rsidRPr="001D4A65">
              <w:rPr>
                <w:rFonts w:ascii="Times New Roman" w:hAnsi="Times New Roman" w:cs="Times New Roman"/>
                <w:bCs/>
                <w:sz w:val="20"/>
                <w:szCs w:val="20"/>
              </w:rPr>
              <w:t>MB</w:t>
            </w:r>
          </w:p>
        </w:tc>
      </w:tr>
      <w:tr w:rsidR="00CB75E9" w:rsidRPr="00462A9E" w:rsidTr="00934DE3">
        <w:tc>
          <w:tcPr>
            <w:tcW w:w="2268" w:type="dxa"/>
            <w:tcBorders>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Peripheral Support</w:t>
            </w:r>
          </w:p>
        </w:tc>
        <w:tc>
          <w:tcPr>
            <w:tcW w:w="7308" w:type="dxa"/>
            <w:tcBorders>
              <w:left w:val="single" w:sz="6" w:space="0" w:color="9BBB59"/>
            </w:tcBorders>
            <w:shd w:val="clear" w:color="auto" w:fill="CDDDAC"/>
          </w:tcPr>
          <w:p w:rsidR="00CB75E9" w:rsidRPr="00462A9E" w:rsidRDefault="00CB75E9"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All devices supported.</w:t>
            </w:r>
          </w:p>
        </w:tc>
      </w:tr>
      <w:tr w:rsidR="00CB75E9" w:rsidRPr="00462A9E" w:rsidTr="00934DE3">
        <w:tc>
          <w:tcPr>
            <w:tcW w:w="2268" w:type="dxa"/>
            <w:tcBorders>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Disk Space Required</w:t>
            </w:r>
          </w:p>
        </w:tc>
        <w:tc>
          <w:tcPr>
            <w:tcW w:w="7308" w:type="dxa"/>
            <w:shd w:val="clear" w:color="auto" w:fill="E6EED5"/>
          </w:tcPr>
          <w:p w:rsidR="00CB75E9" w:rsidRPr="001D4A65" w:rsidRDefault="00FC193F" w:rsidP="004F54BA">
            <w:pPr>
              <w:spacing w:before="115" w:after="115" w:line="240" w:lineRule="auto"/>
              <w:ind w:right="115"/>
              <w:jc w:val="both"/>
              <w:rPr>
                <w:rFonts w:ascii="Times New Roman" w:eastAsia="Times New Roman" w:hAnsi="Times New Roman"/>
                <w:color w:val="000000"/>
                <w:sz w:val="20"/>
                <w:szCs w:val="20"/>
              </w:rPr>
            </w:pPr>
            <w:r>
              <w:rPr>
                <w:rFonts w:ascii="Times New Roman" w:hAnsi="Times New Roman"/>
                <w:sz w:val="20"/>
                <w:szCs w:val="20"/>
              </w:rPr>
              <w:t>Optional all persistent user data is saved in a single file</w:t>
            </w:r>
            <w:r w:rsidR="0041771C">
              <w:rPr>
                <w:rFonts w:ascii="Times New Roman" w:hAnsi="Times New Roman"/>
                <w:sz w:val="20"/>
                <w:szCs w:val="20"/>
              </w:rPr>
              <w:t xml:space="preserve"> making puppy highly flexible for disk space usage.</w:t>
            </w:r>
          </w:p>
        </w:tc>
      </w:tr>
      <w:tr w:rsidR="00CB75E9" w:rsidRPr="00462A9E" w:rsidTr="00934DE3">
        <w:tc>
          <w:tcPr>
            <w:tcW w:w="2268" w:type="dxa"/>
            <w:tcBorders>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Processor Specification</w:t>
            </w:r>
          </w:p>
        </w:tc>
        <w:tc>
          <w:tcPr>
            <w:tcW w:w="7308" w:type="dxa"/>
            <w:tcBorders>
              <w:left w:val="single" w:sz="6" w:space="0" w:color="9BBB59"/>
            </w:tcBorders>
            <w:shd w:val="clear" w:color="auto" w:fill="CDDDAC"/>
          </w:tcPr>
          <w:p w:rsidR="00CB75E9" w:rsidRPr="00462A9E" w:rsidRDefault="00CB75E9"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X86 architecture supported.  </w:t>
            </w:r>
            <w:r w:rsidR="0041771C">
              <w:rPr>
                <w:rFonts w:ascii="Times New Roman" w:hAnsi="Times New Roman" w:cs="Times New Roman"/>
                <w:sz w:val="20"/>
                <w:szCs w:val="20"/>
              </w:rPr>
              <w:t>3</w:t>
            </w:r>
            <w:r w:rsidRPr="00462A9E">
              <w:rPr>
                <w:rFonts w:ascii="Times New Roman" w:hAnsi="Times New Roman" w:cs="Times New Roman"/>
                <w:sz w:val="20"/>
                <w:szCs w:val="20"/>
              </w:rPr>
              <w:t>00MHz.</w:t>
            </w:r>
          </w:p>
        </w:tc>
      </w:tr>
      <w:tr w:rsidR="00CB75E9" w:rsidRPr="00462A9E" w:rsidTr="00934DE3">
        <w:tc>
          <w:tcPr>
            <w:tcW w:w="2268" w:type="dxa"/>
            <w:tcBorders>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7308" w:type="dxa"/>
            <w:shd w:val="clear" w:color="auto" w:fill="E6EED5"/>
          </w:tcPr>
          <w:p w:rsidR="00CB75E9" w:rsidRPr="0041771C" w:rsidRDefault="00276741" w:rsidP="004F54BA">
            <w:pPr>
              <w:tabs>
                <w:tab w:val="left" w:pos="5368"/>
              </w:tabs>
              <w:spacing w:line="240" w:lineRule="auto"/>
              <w:jc w:val="both"/>
              <w:rPr>
                <w:rFonts w:ascii="Times New Roman" w:hAnsi="Times New Roman"/>
                <w:sz w:val="20"/>
                <w:szCs w:val="20"/>
              </w:rPr>
            </w:pPr>
            <w:hyperlink r:id="rId31" w:tgtFrame="_blank" w:history="1">
              <w:r w:rsidR="0041771C" w:rsidRPr="0041771C">
                <w:rPr>
                  <w:rStyle w:val="Hyperlink"/>
                  <w:rFonts w:ascii="Times New Roman" w:hAnsi="Times New Roman"/>
                  <w:sz w:val="20"/>
                  <w:szCs w:val="20"/>
                </w:rPr>
                <w:t>http://puppylinux.org/wikka/MinReq</w:t>
              </w:r>
            </w:hyperlink>
          </w:p>
        </w:tc>
      </w:tr>
    </w:tbl>
    <w:p w:rsidR="002563AF" w:rsidRDefault="002563AF" w:rsidP="004F54BA">
      <w:pPr>
        <w:pStyle w:val="Heading4"/>
        <w:jc w:val="both"/>
      </w:pPr>
    </w:p>
    <w:p w:rsidR="00CB75E9" w:rsidRDefault="00CB75E9" w:rsidP="004F54BA">
      <w:pPr>
        <w:pStyle w:val="Heading4"/>
        <w:jc w:val="both"/>
      </w:pPr>
      <w:r>
        <w:t>Software Specifications</w:t>
      </w:r>
      <w:r w:rsidR="00C34DBD">
        <w:t>:</w:t>
      </w:r>
    </w:p>
    <w:p w:rsidR="00CB75E9" w:rsidRPr="000F122E" w:rsidRDefault="00CB75E9" w:rsidP="004F54BA">
      <w:pPr>
        <w:jc w:val="both"/>
      </w:pPr>
    </w:p>
    <w:tbl>
      <w:tblPr>
        <w:tblW w:w="0" w:type="auto"/>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ook w:val="04A0"/>
      </w:tblPr>
      <w:tblGrid>
        <w:gridCol w:w="2268"/>
        <w:gridCol w:w="7308"/>
      </w:tblGrid>
      <w:tr w:rsidR="00CB75E9" w:rsidRPr="00C25111" w:rsidTr="00934DE3">
        <w:tc>
          <w:tcPr>
            <w:tcW w:w="2268" w:type="dxa"/>
            <w:tcBorders>
              <w:top w:val="nil"/>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UDev Supports </w:t>
            </w:r>
          </w:p>
        </w:tc>
        <w:tc>
          <w:tcPr>
            <w:tcW w:w="7308" w:type="dxa"/>
            <w:shd w:val="clear" w:color="auto" w:fill="F2EFF6"/>
          </w:tcPr>
          <w:p w:rsidR="00CB75E9" w:rsidRPr="00FC193F" w:rsidRDefault="00FC193F" w:rsidP="004F54BA">
            <w:pPr>
              <w:pStyle w:val="Default"/>
              <w:jc w:val="both"/>
              <w:rPr>
                <w:rFonts w:ascii="Times New Roman" w:hAnsi="Times New Roman" w:cs="Times New Roman"/>
                <w:bCs/>
                <w:sz w:val="20"/>
                <w:szCs w:val="20"/>
              </w:rPr>
            </w:pPr>
            <w:r w:rsidRPr="00FC193F">
              <w:rPr>
                <w:rFonts w:ascii="Times New Roman" w:hAnsi="Times New Roman" w:cs="Times New Roman"/>
                <w:bCs/>
                <w:sz w:val="20"/>
                <w:szCs w:val="20"/>
              </w:rPr>
              <w:t>Not available by default</w:t>
            </w:r>
          </w:p>
        </w:tc>
      </w:tr>
      <w:tr w:rsidR="00CB75E9" w:rsidRPr="00C25111" w:rsidTr="00934DE3">
        <w:tc>
          <w:tcPr>
            <w:tcW w:w="2268" w:type="dxa"/>
            <w:tcBorders>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libusb Support </w:t>
            </w:r>
          </w:p>
        </w:tc>
        <w:tc>
          <w:tcPr>
            <w:tcW w:w="7308" w:type="dxa"/>
            <w:tcBorders>
              <w:left w:val="single" w:sz="6" w:space="0" w:color="8064A2"/>
            </w:tcBorders>
            <w:shd w:val="clear" w:color="auto" w:fill="BFB1D0"/>
          </w:tcPr>
          <w:p w:rsidR="00CB75E9" w:rsidRPr="00462A9E" w:rsidRDefault="00CB75E9"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CB75E9" w:rsidRPr="00C25111" w:rsidTr="00934DE3">
        <w:tc>
          <w:tcPr>
            <w:tcW w:w="2268" w:type="dxa"/>
            <w:tcBorders>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i2c Tools Su</w:t>
            </w:r>
            <w:r w:rsidR="00C34DBD">
              <w:rPr>
                <w:rFonts w:ascii="Times New Roman" w:hAnsi="Times New Roman" w:cs="Times New Roman"/>
                <w:b/>
                <w:bCs/>
                <w:sz w:val="20"/>
                <w:szCs w:val="20"/>
              </w:rPr>
              <w:t>p</w:t>
            </w:r>
            <w:r w:rsidRPr="00462A9E">
              <w:rPr>
                <w:rFonts w:ascii="Times New Roman" w:hAnsi="Times New Roman" w:cs="Times New Roman"/>
                <w:b/>
                <w:bCs/>
                <w:sz w:val="20"/>
                <w:szCs w:val="20"/>
              </w:rPr>
              <w:t xml:space="preserve">port </w:t>
            </w:r>
          </w:p>
        </w:tc>
        <w:tc>
          <w:tcPr>
            <w:tcW w:w="7308" w:type="dxa"/>
            <w:shd w:val="clear" w:color="auto" w:fill="DFD8E8"/>
          </w:tcPr>
          <w:p w:rsidR="00CB75E9" w:rsidRPr="00462A9E" w:rsidRDefault="00CB75E9"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Available </w:t>
            </w:r>
          </w:p>
        </w:tc>
      </w:tr>
      <w:tr w:rsidR="00CB75E9" w:rsidRPr="00C25111" w:rsidTr="00934DE3">
        <w:tc>
          <w:tcPr>
            <w:tcW w:w="2268" w:type="dxa"/>
            <w:tcBorders>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Foxit Support</w:t>
            </w:r>
          </w:p>
        </w:tc>
        <w:tc>
          <w:tcPr>
            <w:tcW w:w="7308" w:type="dxa"/>
            <w:tcBorders>
              <w:left w:val="single" w:sz="6" w:space="0" w:color="8064A2"/>
            </w:tcBorders>
            <w:shd w:val="clear" w:color="auto" w:fill="BFB1D0"/>
          </w:tcPr>
          <w:p w:rsidR="00CB75E9" w:rsidRPr="00462A9E" w:rsidRDefault="00CB75E9"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CB75E9" w:rsidRPr="00C25111" w:rsidTr="00934DE3">
        <w:tc>
          <w:tcPr>
            <w:tcW w:w="2268" w:type="dxa"/>
            <w:tcBorders>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Firefox Support</w:t>
            </w:r>
          </w:p>
        </w:tc>
        <w:tc>
          <w:tcPr>
            <w:tcW w:w="7308" w:type="dxa"/>
            <w:shd w:val="clear" w:color="auto" w:fill="DFD8E8"/>
          </w:tcPr>
          <w:p w:rsidR="00CB75E9" w:rsidRPr="00462A9E" w:rsidRDefault="00577802" w:rsidP="004F54BA">
            <w:pPr>
              <w:pStyle w:val="Default"/>
              <w:jc w:val="both"/>
              <w:rPr>
                <w:rFonts w:ascii="Times New Roman" w:hAnsi="Times New Roman" w:cs="Times New Roman"/>
                <w:sz w:val="20"/>
                <w:szCs w:val="20"/>
              </w:rPr>
            </w:pPr>
            <w:r>
              <w:rPr>
                <w:rFonts w:ascii="Times New Roman" w:hAnsi="Times New Roman" w:cs="Times New Roman"/>
                <w:sz w:val="20"/>
                <w:szCs w:val="20"/>
              </w:rPr>
              <w:t>Not Available</w:t>
            </w:r>
            <w:r w:rsidR="00FC193F">
              <w:rPr>
                <w:rFonts w:ascii="Times New Roman" w:hAnsi="Times New Roman" w:cs="Times New Roman"/>
                <w:sz w:val="20"/>
                <w:szCs w:val="20"/>
              </w:rPr>
              <w:t xml:space="preserve"> by default but can be added.</w:t>
            </w:r>
          </w:p>
        </w:tc>
      </w:tr>
      <w:tr w:rsidR="00CB75E9" w:rsidRPr="00C25111" w:rsidTr="00934DE3">
        <w:tc>
          <w:tcPr>
            <w:tcW w:w="2268" w:type="dxa"/>
            <w:tcBorders>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GNU Tools</w:t>
            </w:r>
          </w:p>
        </w:tc>
        <w:tc>
          <w:tcPr>
            <w:tcW w:w="7308" w:type="dxa"/>
            <w:tcBorders>
              <w:left w:val="single" w:sz="6" w:space="0" w:color="8064A2"/>
            </w:tcBorders>
            <w:shd w:val="clear" w:color="auto" w:fill="BFB1D0"/>
          </w:tcPr>
          <w:p w:rsidR="00CB75E9" w:rsidRPr="00462A9E" w:rsidRDefault="00CB75E9"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CB75E9" w:rsidRPr="00C25111" w:rsidTr="00934DE3">
        <w:tc>
          <w:tcPr>
            <w:tcW w:w="2268" w:type="dxa"/>
            <w:tcBorders>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Curl Library Support</w:t>
            </w:r>
          </w:p>
        </w:tc>
        <w:tc>
          <w:tcPr>
            <w:tcW w:w="7308" w:type="dxa"/>
            <w:shd w:val="clear" w:color="auto" w:fill="DFD8E8"/>
          </w:tcPr>
          <w:p w:rsidR="00CB75E9" w:rsidRPr="00462A9E" w:rsidRDefault="00CB75E9"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CB75E9" w:rsidRPr="00C25111" w:rsidTr="00934DE3">
        <w:tc>
          <w:tcPr>
            <w:tcW w:w="2268" w:type="dxa"/>
            <w:tcBorders>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Tech Support</w:t>
            </w:r>
          </w:p>
        </w:tc>
        <w:tc>
          <w:tcPr>
            <w:tcW w:w="7308" w:type="dxa"/>
            <w:tcBorders>
              <w:left w:val="single" w:sz="6" w:space="0" w:color="8064A2"/>
            </w:tcBorders>
            <w:shd w:val="clear" w:color="auto" w:fill="BFB1D0"/>
          </w:tcPr>
          <w:p w:rsidR="00CB75E9" w:rsidRPr="00462A9E" w:rsidRDefault="00970A8A" w:rsidP="004F54BA">
            <w:pPr>
              <w:pStyle w:val="Default"/>
              <w:jc w:val="both"/>
              <w:rPr>
                <w:rFonts w:ascii="Times New Roman" w:hAnsi="Times New Roman" w:cs="Times New Roman"/>
                <w:sz w:val="20"/>
                <w:szCs w:val="20"/>
              </w:rPr>
            </w:pPr>
            <w:r>
              <w:rPr>
                <w:rFonts w:ascii="Times New Roman" w:hAnsi="Times New Roman" w:cs="Times New Roman"/>
                <w:sz w:val="20"/>
                <w:szCs w:val="20"/>
              </w:rPr>
              <w:t>C</w:t>
            </w:r>
            <w:r w:rsidR="00CB75E9">
              <w:rPr>
                <w:rFonts w:ascii="Times New Roman" w:hAnsi="Times New Roman" w:cs="Times New Roman"/>
                <w:sz w:val="20"/>
                <w:szCs w:val="20"/>
              </w:rPr>
              <w:t>ommunity support available</w:t>
            </w:r>
            <w:r w:rsidR="00CB75E9" w:rsidRPr="00462A9E">
              <w:rPr>
                <w:rFonts w:ascii="Times New Roman" w:hAnsi="Times New Roman" w:cs="Times New Roman"/>
                <w:sz w:val="20"/>
                <w:szCs w:val="20"/>
              </w:rPr>
              <w:t>.</w:t>
            </w:r>
          </w:p>
        </w:tc>
      </w:tr>
      <w:tr w:rsidR="00CB75E9" w:rsidRPr="00462A9E" w:rsidTr="00934DE3">
        <w:tc>
          <w:tcPr>
            <w:tcW w:w="2268" w:type="dxa"/>
            <w:tcBorders>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Type</w:t>
            </w:r>
          </w:p>
        </w:tc>
        <w:tc>
          <w:tcPr>
            <w:tcW w:w="7308" w:type="dxa"/>
            <w:shd w:val="clear" w:color="auto" w:fill="DFD8E8"/>
          </w:tcPr>
          <w:p w:rsidR="00CB75E9" w:rsidRPr="00462A9E" w:rsidRDefault="00CB75E9" w:rsidP="004F54BA">
            <w:pPr>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Open Source.</w:t>
            </w:r>
          </w:p>
        </w:tc>
      </w:tr>
      <w:tr w:rsidR="00CB75E9" w:rsidRPr="00462A9E" w:rsidTr="00934DE3">
        <w:tc>
          <w:tcPr>
            <w:tcW w:w="2268" w:type="dxa"/>
            <w:tcBorders>
              <w:left w:val="nil"/>
              <w:bottom w:val="nil"/>
              <w:right w:val="nil"/>
            </w:tcBorders>
            <w:shd w:val="clear" w:color="auto" w:fill="FFFFFF"/>
          </w:tcPr>
          <w:p w:rsidR="00CB75E9" w:rsidRPr="00462A9E" w:rsidRDefault="00CB75E9"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7308" w:type="dxa"/>
            <w:tcBorders>
              <w:left w:val="single" w:sz="6" w:space="0" w:color="8064A2"/>
            </w:tcBorders>
            <w:shd w:val="clear" w:color="auto" w:fill="BFB1D0"/>
          </w:tcPr>
          <w:p w:rsidR="00CB75E9" w:rsidRPr="00970A8A" w:rsidRDefault="00276741" w:rsidP="004F54BA">
            <w:pPr>
              <w:spacing w:line="240" w:lineRule="auto"/>
              <w:jc w:val="both"/>
              <w:rPr>
                <w:rFonts w:ascii="Times New Roman" w:eastAsia="Times New Roman" w:hAnsi="Times New Roman"/>
                <w:color w:val="000000"/>
                <w:sz w:val="20"/>
                <w:szCs w:val="20"/>
              </w:rPr>
            </w:pPr>
            <w:hyperlink r:id="rId32" w:tgtFrame="_blank" w:history="1">
              <w:r w:rsidR="00970A8A" w:rsidRPr="00970A8A">
                <w:rPr>
                  <w:rStyle w:val="Hyperlink"/>
                  <w:rFonts w:ascii="Times New Roman" w:hAnsi="Times New Roman"/>
                  <w:sz w:val="20"/>
                  <w:szCs w:val="20"/>
                </w:rPr>
                <w:t>http://www.freesoftwaremagazine.com/articles/puppy_linux_fast_yet_full_featured</w:t>
              </w:r>
            </w:hyperlink>
            <w:r w:rsidR="00970A8A" w:rsidRPr="00970A8A">
              <w:rPr>
                <w:rFonts w:ascii="Times New Roman" w:hAnsi="Times New Roman"/>
                <w:color w:val="444444"/>
                <w:sz w:val="20"/>
                <w:szCs w:val="20"/>
              </w:rPr>
              <w:br/>
            </w:r>
            <w:hyperlink r:id="rId33" w:tgtFrame="_blank" w:history="1">
              <w:r w:rsidR="00970A8A" w:rsidRPr="00970A8A">
                <w:rPr>
                  <w:rStyle w:val="Hyperlink"/>
                  <w:rFonts w:ascii="Times New Roman" w:hAnsi="Times New Roman"/>
                  <w:sz w:val="20"/>
                  <w:szCs w:val="20"/>
                </w:rPr>
                <w:t>http://www.desktoplinux.com/articles/AT7455536044.html</w:t>
              </w:r>
            </w:hyperlink>
          </w:p>
        </w:tc>
      </w:tr>
    </w:tbl>
    <w:p w:rsidR="00DA4EBD" w:rsidRPr="00C34DBD" w:rsidRDefault="0074424B" w:rsidP="004F54BA">
      <w:pPr>
        <w:pStyle w:val="Heading3"/>
        <w:jc w:val="both"/>
        <w:rPr>
          <w:rFonts w:ascii="Times New Roman" w:hAnsi="Times New Roman" w:cs="Times New Roman"/>
          <w:sz w:val="28"/>
          <w:szCs w:val="28"/>
        </w:rPr>
      </w:pPr>
      <w:bookmarkStart w:id="44" w:name="_Toc263764221"/>
      <w:r>
        <w:rPr>
          <w:rFonts w:ascii="Times New Roman" w:hAnsi="Times New Roman" w:cs="Times New Roman"/>
          <w:sz w:val="28"/>
          <w:szCs w:val="28"/>
        </w:rPr>
        <w:lastRenderedPageBreak/>
        <w:t xml:space="preserve">Timesys </w:t>
      </w:r>
      <w:r w:rsidR="001D17BD" w:rsidRPr="00C34DBD">
        <w:rPr>
          <w:rFonts w:ascii="Times New Roman" w:hAnsi="Times New Roman" w:cs="Times New Roman"/>
          <w:sz w:val="28"/>
          <w:szCs w:val="28"/>
        </w:rPr>
        <w:t xml:space="preserve">LinuxLink </w:t>
      </w:r>
      <w:r w:rsidR="00845065" w:rsidRPr="00C34DBD">
        <w:rPr>
          <w:rFonts w:ascii="Times New Roman" w:hAnsi="Times New Roman" w:cs="Times New Roman"/>
          <w:sz w:val="28"/>
          <w:szCs w:val="28"/>
        </w:rPr>
        <w:t>3.0</w:t>
      </w:r>
      <w:bookmarkEnd w:id="44"/>
    </w:p>
    <w:p w:rsidR="00BD1C3C" w:rsidRPr="00BD1C3C" w:rsidRDefault="00B93DDD" w:rsidP="0074424B">
      <w:pPr>
        <w:pStyle w:val="NormalWeb"/>
        <w:jc w:val="both"/>
        <w:rPr>
          <w:sz w:val="20"/>
          <w:szCs w:val="20"/>
        </w:rPr>
      </w:pPr>
      <w:r w:rsidRPr="00B93DDD">
        <w:rPr>
          <w:sz w:val="20"/>
          <w:szCs w:val="20"/>
        </w:rPr>
        <w:t>LinuxLink is a robust software development framework for embedded Linux</w:t>
      </w:r>
      <w:r w:rsidR="00474C36">
        <w:rPr>
          <w:sz w:val="20"/>
          <w:szCs w:val="20"/>
        </w:rPr>
        <w:t xml:space="preserve">, by </w:t>
      </w:r>
      <w:r w:rsidR="00F1262B">
        <w:rPr>
          <w:sz w:val="20"/>
          <w:szCs w:val="20"/>
        </w:rPr>
        <w:t>T</w:t>
      </w:r>
      <w:r w:rsidR="00474C36">
        <w:rPr>
          <w:sz w:val="20"/>
          <w:szCs w:val="20"/>
        </w:rPr>
        <w:t>imesys, which provides</w:t>
      </w:r>
      <w:r w:rsidRPr="00B93DDD">
        <w:rPr>
          <w:sz w:val="20"/>
          <w:szCs w:val="20"/>
        </w:rPr>
        <w:t xml:space="preserve"> </w:t>
      </w:r>
      <w:r w:rsidR="00474C36">
        <w:rPr>
          <w:sz w:val="20"/>
          <w:szCs w:val="20"/>
        </w:rPr>
        <w:t xml:space="preserve">a comprehensive </w:t>
      </w:r>
      <w:r w:rsidRPr="0074424B">
        <w:rPr>
          <w:sz w:val="20"/>
          <w:szCs w:val="20"/>
        </w:rPr>
        <w:t>solution</w:t>
      </w:r>
      <w:r w:rsidR="00474C36" w:rsidRPr="0074424B">
        <w:rPr>
          <w:sz w:val="20"/>
          <w:szCs w:val="20"/>
        </w:rPr>
        <w:t xml:space="preserve"> for a given platform</w:t>
      </w:r>
      <w:r w:rsidRPr="00B93DDD">
        <w:rPr>
          <w:sz w:val="20"/>
          <w:szCs w:val="20"/>
        </w:rPr>
        <w:t xml:space="preserve">. </w:t>
      </w:r>
      <w:r w:rsidR="00474C36">
        <w:rPr>
          <w:sz w:val="20"/>
          <w:szCs w:val="20"/>
        </w:rPr>
        <w:t xml:space="preserve"> </w:t>
      </w:r>
      <w:r w:rsidRPr="00B93DDD">
        <w:rPr>
          <w:sz w:val="20"/>
          <w:szCs w:val="20"/>
        </w:rPr>
        <w:t xml:space="preserve">It enables consistent building and maintaining of the Linux platform, toolsets and application specific to </w:t>
      </w:r>
      <w:r w:rsidR="00474C36">
        <w:rPr>
          <w:sz w:val="20"/>
          <w:szCs w:val="20"/>
        </w:rPr>
        <w:t xml:space="preserve">a give </w:t>
      </w:r>
      <w:r w:rsidRPr="00B93DDD">
        <w:rPr>
          <w:sz w:val="20"/>
          <w:szCs w:val="20"/>
        </w:rPr>
        <w:t>requirement.</w:t>
      </w:r>
      <w:r w:rsidR="00474C36">
        <w:rPr>
          <w:sz w:val="20"/>
          <w:szCs w:val="20"/>
        </w:rPr>
        <w:t xml:space="preserve">  </w:t>
      </w:r>
      <w:r w:rsidRPr="00B93DDD">
        <w:rPr>
          <w:sz w:val="20"/>
          <w:szCs w:val="20"/>
        </w:rPr>
        <w:t xml:space="preserve">Timesys gathers Linux components and patches from Kernel.org, hardware partners, common open source projects and generates recipes for building them for a wide range of popular embedded processors and development kits to ensure consistency. </w:t>
      </w:r>
      <w:r w:rsidR="00BD1C3C">
        <w:rPr>
          <w:sz w:val="20"/>
          <w:szCs w:val="20"/>
        </w:rPr>
        <w:t xml:space="preserve"> </w:t>
      </w:r>
      <w:r w:rsidRPr="00B93DDD">
        <w:rPr>
          <w:sz w:val="20"/>
          <w:szCs w:val="20"/>
        </w:rPr>
        <w:t xml:space="preserve">LinuxLink software development framework features award-winning build engine that empowers developers with </w:t>
      </w:r>
      <w:r w:rsidR="00BD1C3C">
        <w:rPr>
          <w:sz w:val="20"/>
          <w:szCs w:val="20"/>
        </w:rPr>
        <w:t xml:space="preserve">extraordinary </w:t>
      </w:r>
      <w:r w:rsidRPr="00B93DDD">
        <w:rPr>
          <w:sz w:val="20"/>
          <w:szCs w:val="20"/>
        </w:rPr>
        <w:t>control and unmatched flexibility — not only in building a custom product based on open source Linux, but also in maintaining the product throughout its entire lifecycle.</w:t>
      </w:r>
    </w:p>
    <w:p w:rsidR="00474C36" w:rsidRPr="00474C36" w:rsidRDefault="00BD1C3C" w:rsidP="0074424B">
      <w:pPr>
        <w:pStyle w:val="NormalWeb"/>
        <w:jc w:val="both"/>
        <w:rPr>
          <w:sz w:val="20"/>
          <w:szCs w:val="20"/>
        </w:rPr>
      </w:pPr>
      <w:r w:rsidRPr="0074424B">
        <w:rPr>
          <w:sz w:val="20"/>
          <w:szCs w:val="20"/>
        </w:rPr>
        <w:t xml:space="preserve">Timesys promotes the concept of </w:t>
      </w:r>
      <w:r w:rsidR="00B93DDD" w:rsidRPr="0074424B">
        <w:rPr>
          <w:sz w:val="20"/>
          <w:szCs w:val="20"/>
        </w:rPr>
        <w:t xml:space="preserve">"Factory" </w:t>
      </w:r>
      <w:r w:rsidR="005A1EDE" w:rsidRPr="0074424B">
        <w:rPr>
          <w:sz w:val="20"/>
          <w:szCs w:val="20"/>
        </w:rPr>
        <w:t xml:space="preserve">which </w:t>
      </w:r>
      <w:r w:rsidR="00B93DDD" w:rsidRPr="0074424B">
        <w:rPr>
          <w:sz w:val="20"/>
          <w:szCs w:val="20"/>
        </w:rPr>
        <w:t>is LinuxLink's intelligent, automated embedded Linux build system.</w:t>
      </w:r>
      <w:r w:rsidR="00B93DDD" w:rsidRPr="00B93DDD">
        <w:rPr>
          <w:sz w:val="20"/>
          <w:szCs w:val="20"/>
        </w:rPr>
        <w:t xml:space="preserve"> It enables LinuxLink subscribers to immediately configure, patch and consistently build their embedded Linux platform and associated toolbox from source.</w:t>
      </w:r>
    </w:p>
    <w:p w:rsidR="00474C36" w:rsidRPr="00474C36" w:rsidRDefault="00B93DDD" w:rsidP="0074424B">
      <w:pPr>
        <w:pStyle w:val="NormalWeb"/>
        <w:jc w:val="both"/>
        <w:rPr>
          <w:sz w:val="20"/>
          <w:szCs w:val="20"/>
        </w:rPr>
      </w:pPr>
      <w:r w:rsidRPr="0074424B">
        <w:rPr>
          <w:sz w:val="20"/>
          <w:szCs w:val="20"/>
        </w:rPr>
        <w:t>The Factory build system offers two environments:</w:t>
      </w:r>
      <w:r w:rsidRPr="00B93DDD">
        <w:rPr>
          <w:sz w:val="20"/>
          <w:szCs w:val="20"/>
        </w:rPr>
        <w:t xml:space="preserve"> (1) the Factory online build system — referred to as the </w:t>
      </w:r>
      <w:r w:rsidRPr="0074424B">
        <w:rPr>
          <w:sz w:val="20"/>
          <w:szCs w:val="20"/>
        </w:rPr>
        <w:t>“Factory Web Wizard”</w:t>
      </w:r>
      <w:r w:rsidRPr="00B93DDD">
        <w:rPr>
          <w:sz w:val="20"/>
          <w:szCs w:val="20"/>
        </w:rPr>
        <w:t xml:space="preserve"> and (2) the desktop-hosted system — referred to as </w:t>
      </w:r>
      <w:r w:rsidRPr="0074424B">
        <w:rPr>
          <w:sz w:val="20"/>
          <w:szCs w:val="20"/>
        </w:rPr>
        <w:t>“Desktop Factory.”</w:t>
      </w:r>
      <w:r w:rsidR="005A1EDE" w:rsidRPr="0074424B">
        <w:rPr>
          <w:sz w:val="20"/>
          <w:szCs w:val="20"/>
        </w:rPr>
        <w:t xml:space="preserve">  Figure 1.4 depicts the build process using the Factory.</w:t>
      </w:r>
    </w:p>
    <w:p w:rsidR="001D17BD" w:rsidRPr="00474C36" w:rsidRDefault="001D17BD" w:rsidP="0074424B">
      <w:pPr>
        <w:spacing w:before="104" w:after="104" w:line="326" w:lineRule="auto"/>
        <w:rPr>
          <w:rFonts w:ascii="Times New Roman" w:eastAsia="Times New Roman" w:hAnsi="Times New Roman"/>
          <w:sz w:val="20"/>
          <w:szCs w:val="20"/>
        </w:rPr>
      </w:pPr>
    </w:p>
    <w:p w:rsidR="00DA4EBD" w:rsidRDefault="00276741" w:rsidP="0074424B">
      <w:hyperlink r:id="rId34" w:history="1">
        <w:r w:rsidR="00A92736" w:rsidRPr="00276741">
          <w:rPr>
            <w:rFonts w:ascii="Trebuchet MS" w:eastAsia="Times New Roman" w:hAnsi="Trebuchet MS"/>
            <w:noProof/>
            <w:color w:val="0099FF"/>
            <w:sz w:val="18"/>
            <w:szCs w:val="18"/>
          </w:rPr>
          <w:pict>
            <v:shape id="Picture 6" o:spid="_x0000_i1030" type="#_x0000_t75" alt="LinuxLink Framework" style="width:276.1pt;height:167.15pt;visibility:visible" o:button="t">
              <v:fill o:detectmouseclick="t"/>
              <v:imagedata r:id="rId35" o:title="LinuxLink Framework"/>
            </v:shape>
          </w:pict>
        </w:r>
      </w:hyperlink>
    </w:p>
    <w:p w:rsidR="00474C36" w:rsidRPr="00C0328A" w:rsidRDefault="00B93DDD" w:rsidP="00C0328A">
      <w:pPr>
        <w:rPr>
          <w:rFonts w:ascii="Times New Roman" w:hAnsi="Times New Roman"/>
          <w:b/>
          <w:sz w:val="20"/>
          <w:szCs w:val="20"/>
        </w:rPr>
      </w:pPr>
      <w:bookmarkStart w:id="45" w:name="_Toc263696620"/>
      <w:r w:rsidRPr="00C0328A">
        <w:rPr>
          <w:rFonts w:ascii="Times New Roman" w:hAnsi="Times New Roman"/>
          <w:sz w:val="20"/>
          <w:szCs w:val="20"/>
        </w:rPr>
        <w:t>Figure 1.4 Factory - Automated Embedded Linux Build System</w:t>
      </w:r>
      <w:bookmarkEnd w:id="45"/>
      <w:r w:rsidRPr="00C0328A">
        <w:rPr>
          <w:rFonts w:ascii="Times New Roman" w:hAnsi="Times New Roman"/>
          <w:sz w:val="20"/>
          <w:szCs w:val="20"/>
        </w:rPr>
        <w:t xml:space="preserve"> </w:t>
      </w:r>
    </w:p>
    <w:p w:rsidR="00474C36" w:rsidRDefault="00474C36" w:rsidP="0074424B">
      <w:pPr>
        <w:pStyle w:val="Heading4"/>
        <w:rPr>
          <w:rFonts w:ascii="Trebuchet MS" w:hAnsi="Trebuchet MS"/>
          <w:b w:val="0"/>
          <w:bCs w:val="0"/>
          <w:color w:val="E08701"/>
        </w:rPr>
      </w:pPr>
    </w:p>
    <w:p w:rsidR="00841A1B" w:rsidRDefault="00B93DDD" w:rsidP="0074424B">
      <w:pPr>
        <w:rPr>
          <w:sz w:val="20"/>
          <w:szCs w:val="20"/>
        </w:rPr>
      </w:pPr>
      <w:r w:rsidRPr="00B93DDD">
        <w:rPr>
          <w:rFonts w:ascii="Times New Roman" w:hAnsi="Times New Roman"/>
          <w:sz w:val="20"/>
          <w:szCs w:val="20"/>
        </w:rPr>
        <w:t xml:space="preserve">Overall LinuxLink provides an excellent facility of reliable code base </w:t>
      </w:r>
      <w:r w:rsidR="0074424B">
        <w:rPr>
          <w:rFonts w:ascii="Times New Roman" w:hAnsi="Times New Roman"/>
          <w:sz w:val="20"/>
          <w:szCs w:val="20"/>
        </w:rPr>
        <w:t xml:space="preserve">which is </w:t>
      </w:r>
      <w:r w:rsidRPr="00B93DDD">
        <w:rPr>
          <w:rFonts w:ascii="Times New Roman" w:hAnsi="Times New Roman"/>
          <w:sz w:val="20"/>
          <w:szCs w:val="20"/>
        </w:rPr>
        <w:t>highly customized for a given environment which provides this option a unique advantage over the rest of the distros. This</w:t>
      </w:r>
      <w:r w:rsidR="0074424B">
        <w:rPr>
          <w:rFonts w:ascii="Times New Roman" w:hAnsi="Times New Roman"/>
          <w:sz w:val="20"/>
          <w:szCs w:val="20"/>
        </w:rPr>
        <w:t>,</w:t>
      </w:r>
      <w:r w:rsidRPr="00B93DDD">
        <w:rPr>
          <w:rFonts w:ascii="Times New Roman" w:hAnsi="Times New Roman"/>
          <w:sz w:val="20"/>
          <w:szCs w:val="20"/>
        </w:rPr>
        <w:t xml:space="preserve"> in addition to Timesys support service</w:t>
      </w:r>
      <w:r w:rsidR="0074424B">
        <w:rPr>
          <w:rFonts w:ascii="Times New Roman" w:hAnsi="Times New Roman"/>
          <w:sz w:val="20"/>
          <w:szCs w:val="20"/>
        </w:rPr>
        <w:t>,</w:t>
      </w:r>
      <w:r w:rsidRPr="00B93DDD">
        <w:rPr>
          <w:rFonts w:ascii="Times New Roman" w:hAnsi="Times New Roman"/>
          <w:sz w:val="20"/>
          <w:szCs w:val="20"/>
        </w:rPr>
        <w:t xml:space="preserve"> makes </w:t>
      </w:r>
      <w:r w:rsidR="0074424B">
        <w:rPr>
          <w:rFonts w:ascii="Times New Roman" w:hAnsi="Times New Roman"/>
          <w:sz w:val="20"/>
          <w:szCs w:val="20"/>
        </w:rPr>
        <w:t>the LinuxLink</w:t>
      </w:r>
      <w:r w:rsidR="0074424B" w:rsidRPr="00B93DDD">
        <w:rPr>
          <w:rFonts w:ascii="Times New Roman" w:hAnsi="Times New Roman"/>
          <w:sz w:val="20"/>
          <w:szCs w:val="20"/>
        </w:rPr>
        <w:t xml:space="preserve"> </w:t>
      </w:r>
      <w:r w:rsidRPr="00B93DDD">
        <w:rPr>
          <w:rFonts w:ascii="Times New Roman" w:hAnsi="Times New Roman"/>
          <w:sz w:val="20"/>
          <w:szCs w:val="20"/>
        </w:rPr>
        <w:t xml:space="preserve">option a strong candidate for deployment. </w:t>
      </w:r>
    </w:p>
    <w:p w:rsidR="00841A1B" w:rsidRDefault="00841A1B" w:rsidP="0074424B">
      <w:pPr>
        <w:rPr>
          <w:sz w:val="20"/>
          <w:szCs w:val="20"/>
        </w:rPr>
      </w:pPr>
    </w:p>
    <w:p w:rsidR="00841A1B" w:rsidRDefault="00841A1B" w:rsidP="0074424B"/>
    <w:p w:rsidR="001B1E6E" w:rsidRDefault="001B1E6E" w:rsidP="0074424B"/>
    <w:p w:rsidR="00845065" w:rsidRDefault="00845065" w:rsidP="0074424B">
      <w:pPr>
        <w:pStyle w:val="Heading4"/>
      </w:pPr>
      <w:r>
        <w:lastRenderedPageBreak/>
        <w:t>System Specifications:</w:t>
      </w:r>
    </w:p>
    <w:p w:rsidR="00845065" w:rsidRPr="00797275" w:rsidRDefault="00845065" w:rsidP="0074424B"/>
    <w:tbl>
      <w:tblPr>
        <w:tblW w:w="0" w:type="auto"/>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ayout w:type="fixed"/>
        <w:tblLook w:val="04A0"/>
      </w:tblPr>
      <w:tblGrid>
        <w:gridCol w:w="2268"/>
        <w:gridCol w:w="7308"/>
      </w:tblGrid>
      <w:tr w:rsidR="00845065" w:rsidRPr="00462A9E" w:rsidTr="00EE2D12">
        <w:tc>
          <w:tcPr>
            <w:tcW w:w="2268" w:type="dxa"/>
            <w:tcBorders>
              <w:top w:val="nil"/>
              <w:left w:val="nil"/>
              <w:bottom w:val="nil"/>
              <w:right w:val="nil"/>
            </w:tcBorders>
            <w:shd w:val="clear" w:color="auto" w:fill="FFFFFF"/>
          </w:tcPr>
          <w:p w:rsidR="00845065" w:rsidRPr="00462A9E" w:rsidRDefault="00845065" w:rsidP="0074424B">
            <w:pPr>
              <w:pStyle w:val="Default"/>
              <w:rPr>
                <w:rFonts w:ascii="Times New Roman" w:hAnsi="Times New Roman" w:cs="Times New Roman"/>
                <w:b/>
                <w:bCs/>
                <w:sz w:val="20"/>
                <w:szCs w:val="20"/>
              </w:rPr>
            </w:pPr>
            <w:r w:rsidRPr="00462A9E">
              <w:rPr>
                <w:rFonts w:ascii="Times New Roman" w:hAnsi="Times New Roman" w:cs="Times New Roman"/>
                <w:b/>
                <w:bCs/>
                <w:sz w:val="20"/>
                <w:szCs w:val="20"/>
              </w:rPr>
              <w:t xml:space="preserve">Memory </w:t>
            </w:r>
            <w:r w:rsidR="0015141E">
              <w:rPr>
                <w:rFonts w:ascii="Times New Roman" w:hAnsi="Times New Roman" w:cs="Times New Roman"/>
                <w:b/>
                <w:bCs/>
                <w:sz w:val="20"/>
                <w:szCs w:val="20"/>
              </w:rPr>
              <w:t>Footprint</w:t>
            </w:r>
          </w:p>
        </w:tc>
        <w:tc>
          <w:tcPr>
            <w:tcW w:w="7308" w:type="dxa"/>
            <w:shd w:val="clear" w:color="auto" w:fill="F5F8EE"/>
          </w:tcPr>
          <w:p w:rsidR="00845065" w:rsidRPr="001D4A65" w:rsidRDefault="00AA09B7" w:rsidP="004F54BA">
            <w:pPr>
              <w:pStyle w:val="Default"/>
              <w:jc w:val="both"/>
              <w:rPr>
                <w:rFonts w:ascii="Times New Roman" w:hAnsi="Times New Roman" w:cs="Times New Roman"/>
                <w:bCs/>
                <w:sz w:val="20"/>
                <w:szCs w:val="20"/>
              </w:rPr>
            </w:pPr>
            <w:r>
              <w:rPr>
                <w:rFonts w:ascii="Times New Roman" w:hAnsi="Times New Roman" w:cs="Times New Roman"/>
                <w:sz w:val="20"/>
                <w:szCs w:val="20"/>
              </w:rPr>
              <w:t>Depends on the configuration chosen</w:t>
            </w:r>
          </w:p>
        </w:tc>
      </w:tr>
      <w:tr w:rsidR="00845065" w:rsidRPr="00462A9E" w:rsidTr="00EE2D12">
        <w:tc>
          <w:tcPr>
            <w:tcW w:w="2268" w:type="dxa"/>
            <w:tcBorders>
              <w:left w:val="nil"/>
              <w:bottom w:val="nil"/>
              <w:right w:val="nil"/>
            </w:tcBorders>
            <w:shd w:val="clear" w:color="auto" w:fill="FFFFFF"/>
          </w:tcPr>
          <w:p w:rsidR="00845065" w:rsidRPr="00462A9E" w:rsidRDefault="0084506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Peripheral Support</w:t>
            </w:r>
          </w:p>
        </w:tc>
        <w:tc>
          <w:tcPr>
            <w:tcW w:w="7308" w:type="dxa"/>
            <w:tcBorders>
              <w:left w:val="single" w:sz="6" w:space="0" w:color="9BBB59"/>
            </w:tcBorders>
            <w:shd w:val="clear" w:color="auto" w:fill="CDDDAC"/>
          </w:tcPr>
          <w:p w:rsidR="00845065" w:rsidRPr="00462A9E" w:rsidRDefault="0084506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All devices supported.</w:t>
            </w:r>
          </w:p>
        </w:tc>
      </w:tr>
      <w:tr w:rsidR="00AA09B7" w:rsidRPr="00462A9E" w:rsidTr="00EE2D12">
        <w:tc>
          <w:tcPr>
            <w:tcW w:w="2268" w:type="dxa"/>
            <w:tcBorders>
              <w:left w:val="nil"/>
              <w:bottom w:val="nil"/>
              <w:right w:val="nil"/>
            </w:tcBorders>
            <w:shd w:val="clear" w:color="auto" w:fill="FFFFFF"/>
          </w:tcPr>
          <w:p w:rsidR="00AA09B7" w:rsidRPr="00462A9E" w:rsidRDefault="00AA09B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Disk Space Required</w:t>
            </w:r>
          </w:p>
        </w:tc>
        <w:tc>
          <w:tcPr>
            <w:tcW w:w="7308" w:type="dxa"/>
            <w:shd w:val="clear" w:color="auto" w:fill="E6EED5"/>
          </w:tcPr>
          <w:p w:rsidR="00AA09B7" w:rsidRPr="001D4A65" w:rsidRDefault="00AA09B7" w:rsidP="004F54BA">
            <w:pPr>
              <w:pStyle w:val="Default"/>
              <w:jc w:val="both"/>
              <w:rPr>
                <w:rFonts w:ascii="Times New Roman" w:hAnsi="Times New Roman" w:cs="Times New Roman"/>
                <w:bCs/>
                <w:sz w:val="20"/>
                <w:szCs w:val="20"/>
              </w:rPr>
            </w:pPr>
            <w:r>
              <w:rPr>
                <w:rFonts w:ascii="Times New Roman" w:hAnsi="Times New Roman" w:cs="Times New Roman"/>
                <w:sz w:val="20"/>
                <w:szCs w:val="20"/>
              </w:rPr>
              <w:t>Depends on the configuration chosen</w:t>
            </w:r>
          </w:p>
        </w:tc>
      </w:tr>
      <w:tr w:rsidR="00AA09B7" w:rsidRPr="00462A9E" w:rsidTr="00EE2D12">
        <w:tc>
          <w:tcPr>
            <w:tcW w:w="2268" w:type="dxa"/>
            <w:tcBorders>
              <w:left w:val="nil"/>
              <w:bottom w:val="nil"/>
              <w:right w:val="nil"/>
            </w:tcBorders>
            <w:shd w:val="clear" w:color="auto" w:fill="FFFFFF"/>
          </w:tcPr>
          <w:p w:rsidR="00AA09B7" w:rsidRPr="00462A9E" w:rsidRDefault="00AA09B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Processor Specification</w:t>
            </w:r>
          </w:p>
        </w:tc>
        <w:tc>
          <w:tcPr>
            <w:tcW w:w="7308" w:type="dxa"/>
            <w:tcBorders>
              <w:left w:val="single" w:sz="6" w:space="0" w:color="9BBB59"/>
            </w:tcBorders>
            <w:shd w:val="clear" w:color="auto" w:fill="CDDDAC"/>
          </w:tcPr>
          <w:p w:rsidR="00AA09B7" w:rsidRPr="00462A9E" w:rsidRDefault="00AA09B7"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X86 architecture supported.  </w:t>
            </w:r>
            <w:r>
              <w:rPr>
                <w:rFonts w:ascii="Times New Roman" w:hAnsi="Times New Roman" w:cs="Times New Roman"/>
                <w:sz w:val="20"/>
                <w:szCs w:val="20"/>
              </w:rPr>
              <w:t>Processor requirement depends on the configuration chosen.</w:t>
            </w:r>
          </w:p>
        </w:tc>
      </w:tr>
      <w:tr w:rsidR="00AA09B7" w:rsidRPr="00462A9E" w:rsidTr="00EE2D12">
        <w:tc>
          <w:tcPr>
            <w:tcW w:w="2268" w:type="dxa"/>
            <w:tcBorders>
              <w:left w:val="nil"/>
              <w:bottom w:val="nil"/>
              <w:right w:val="nil"/>
            </w:tcBorders>
            <w:shd w:val="clear" w:color="auto" w:fill="FFFFFF"/>
          </w:tcPr>
          <w:p w:rsidR="00AA09B7" w:rsidRPr="00462A9E" w:rsidRDefault="00AA09B7"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7308" w:type="dxa"/>
            <w:shd w:val="clear" w:color="auto" w:fill="E6EED5"/>
          </w:tcPr>
          <w:p w:rsidR="00AA09B7" w:rsidRPr="0041771C" w:rsidRDefault="00276741" w:rsidP="004F54BA">
            <w:pPr>
              <w:tabs>
                <w:tab w:val="left" w:pos="5368"/>
              </w:tabs>
              <w:spacing w:line="240" w:lineRule="auto"/>
              <w:jc w:val="both"/>
              <w:rPr>
                <w:rFonts w:ascii="Times New Roman" w:hAnsi="Times New Roman"/>
                <w:sz w:val="20"/>
                <w:szCs w:val="20"/>
              </w:rPr>
            </w:pPr>
            <w:hyperlink r:id="rId36" w:tgtFrame="_blank" w:history="1">
              <w:r w:rsidR="00BB76A2" w:rsidRPr="00BB76A2">
                <w:rPr>
                  <w:rStyle w:val="Hyperlink"/>
                  <w:rFonts w:ascii="Times New Roman" w:hAnsi="Times New Roman"/>
                  <w:sz w:val="20"/>
                  <w:szCs w:val="20"/>
                </w:rPr>
                <w:t>https://linuxlink.timesys.com/factory/factory_feature_benefits_summary</w:t>
              </w:r>
            </w:hyperlink>
            <w:r w:rsidR="00BB76A2" w:rsidRPr="00BB76A2">
              <w:rPr>
                <w:rFonts w:ascii="Times New Roman" w:hAnsi="Times New Roman"/>
                <w:color w:val="444444"/>
                <w:sz w:val="20"/>
                <w:szCs w:val="20"/>
              </w:rPr>
              <w:br/>
            </w:r>
            <w:hyperlink r:id="rId37" w:tgtFrame="_blank" w:history="1">
              <w:r w:rsidR="00BB76A2" w:rsidRPr="00BB76A2">
                <w:rPr>
                  <w:rStyle w:val="Hyperlink"/>
                  <w:rFonts w:ascii="Times New Roman" w:hAnsi="Times New Roman"/>
                  <w:sz w:val="20"/>
                  <w:szCs w:val="20"/>
                </w:rPr>
                <w:t>https://linuxlink.timesys.com/3/about_timesys</w:t>
              </w:r>
            </w:hyperlink>
          </w:p>
        </w:tc>
      </w:tr>
    </w:tbl>
    <w:p w:rsidR="00845065" w:rsidRDefault="00845065" w:rsidP="004F54BA">
      <w:pPr>
        <w:jc w:val="both"/>
      </w:pPr>
    </w:p>
    <w:p w:rsidR="00845065" w:rsidRDefault="00845065" w:rsidP="004F54BA">
      <w:pPr>
        <w:pStyle w:val="Heading4"/>
        <w:jc w:val="both"/>
      </w:pPr>
    </w:p>
    <w:p w:rsidR="00845065" w:rsidRDefault="00845065" w:rsidP="004F54BA">
      <w:pPr>
        <w:pStyle w:val="Heading4"/>
        <w:jc w:val="both"/>
      </w:pPr>
      <w:r>
        <w:t>Software Specifications</w:t>
      </w:r>
      <w:r w:rsidR="0074424B">
        <w:t>:</w:t>
      </w:r>
    </w:p>
    <w:p w:rsidR="00845065" w:rsidRPr="000F122E" w:rsidRDefault="00845065" w:rsidP="004F54BA">
      <w:pPr>
        <w:jc w:val="both"/>
      </w:pPr>
    </w:p>
    <w:tbl>
      <w:tblPr>
        <w:tblW w:w="0" w:type="auto"/>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ook w:val="04A0"/>
      </w:tblPr>
      <w:tblGrid>
        <w:gridCol w:w="2268"/>
        <w:gridCol w:w="7308"/>
      </w:tblGrid>
      <w:tr w:rsidR="00845065" w:rsidRPr="00C25111" w:rsidTr="00EE2D12">
        <w:tc>
          <w:tcPr>
            <w:tcW w:w="2268" w:type="dxa"/>
            <w:tcBorders>
              <w:top w:val="nil"/>
              <w:left w:val="nil"/>
              <w:bottom w:val="nil"/>
              <w:right w:val="nil"/>
            </w:tcBorders>
            <w:shd w:val="clear" w:color="auto" w:fill="FFFFFF"/>
          </w:tcPr>
          <w:p w:rsidR="00845065" w:rsidRPr="00462A9E" w:rsidRDefault="0084506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UDev Supports </w:t>
            </w:r>
          </w:p>
        </w:tc>
        <w:tc>
          <w:tcPr>
            <w:tcW w:w="7308" w:type="dxa"/>
            <w:shd w:val="clear" w:color="auto" w:fill="F2EFF6"/>
          </w:tcPr>
          <w:p w:rsidR="00845065" w:rsidRPr="00FC193F" w:rsidRDefault="00AA09B7" w:rsidP="004F54BA">
            <w:pPr>
              <w:pStyle w:val="Default"/>
              <w:jc w:val="both"/>
              <w:rPr>
                <w:rFonts w:ascii="Times New Roman" w:hAnsi="Times New Roman" w:cs="Times New Roman"/>
                <w:bCs/>
                <w:sz w:val="20"/>
                <w:szCs w:val="20"/>
              </w:rPr>
            </w:pPr>
            <w:r>
              <w:rPr>
                <w:rFonts w:ascii="Times New Roman" w:hAnsi="Times New Roman" w:cs="Times New Roman"/>
                <w:bCs/>
                <w:sz w:val="20"/>
                <w:szCs w:val="20"/>
              </w:rPr>
              <w:t>Available</w:t>
            </w:r>
          </w:p>
        </w:tc>
      </w:tr>
      <w:tr w:rsidR="00845065" w:rsidRPr="00C25111" w:rsidTr="00EE2D12">
        <w:tc>
          <w:tcPr>
            <w:tcW w:w="2268" w:type="dxa"/>
            <w:tcBorders>
              <w:left w:val="nil"/>
              <w:bottom w:val="nil"/>
              <w:right w:val="nil"/>
            </w:tcBorders>
            <w:shd w:val="clear" w:color="auto" w:fill="FFFFFF"/>
          </w:tcPr>
          <w:p w:rsidR="00845065" w:rsidRPr="00462A9E" w:rsidRDefault="0084506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 xml:space="preserve">libusb Support </w:t>
            </w:r>
          </w:p>
        </w:tc>
        <w:tc>
          <w:tcPr>
            <w:tcW w:w="7308" w:type="dxa"/>
            <w:tcBorders>
              <w:left w:val="single" w:sz="6" w:space="0" w:color="8064A2"/>
            </w:tcBorders>
            <w:shd w:val="clear" w:color="auto" w:fill="BFB1D0"/>
          </w:tcPr>
          <w:p w:rsidR="00845065" w:rsidRPr="00462A9E" w:rsidRDefault="0084506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845065" w:rsidRPr="00C25111" w:rsidTr="00EE2D12">
        <w:tc>
          <w:tcPr>
            <w:tcW w:w="2268" w:type="dxa"/>
            <w:tcBorders>
              <w:left w:val="nil"/>
              <w:bottom w:val="nil"/>
              <w:right w:val="nil"/>
            </w:tcBorders>
            <w:shd w:val="clear" w:color="auto" w:fill="FFFFFF"/>
          </w:tcPr>
          <w:p w:rsidR="00845065" w:rsidRPr="00462A9E" w:rsidRDefault="0084506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i2c Tools Su</w:t>
            </w:r>
            <w:r w:rsidR="0074424B">
              <w:rPr>
                <w:rFonts w:ascii="Times New Roman" w:hAnsi="Times New Roman" w:cs="Times New Roman"/>
                <w:b/>
                <w:bCs/>
                <w:sz w:val="20"/>
                <w:szCs w:val="20"/>
              </w:rPr>
              <w:t>p</w:t>
            </w:r>
            <w:r w:rsidRPr="00462A9E">
              <w:rPr>
                <w:rFonts w:ascii="Times New Roman" w:hAnsi="Times New Roman" w:cs="Times New Roman"/>
                <w:b/>
                <w:bCs/>
                <w:sz w:val="20"/>
                <w:szCs w:val="20"/>
              </w:rPr>
              <w:t xml:space="preserve">port </w:t>
            </w:r>
          </w:p>
        </w:tc>
        <w:tc>
          <w:tcPr>
            <w:tcW w:w="7308" w:type="dxa"/>
            <w:shd w:val="clear" w:color="auto" w:fill="DFD8E8"/>
          </w:tcPr>
          <w:p w:rsidR="00845065" w:rsidRPr="00462A9E" w:rsidRDefault="0084506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 xml:space="preserve">Available </w:t>
            </w:r>
          </w:p>
        </w:tc>
      </w:tr>
      <w:tr w:rsidR="00845065" w:rsidRPr="00C25111" w:rsidTr="00EE2D12">
        <w:tc>
          <w:tcPr>
            <w:tcW w:w="2268" w:type="dxa"/>
            <w:tcBorders>
              <w:left w:val="nil"/>
              <w:bottom w:val="nil"/>
              <w:right w:val="nil"/>
            </w:tcBorders>
            <w:shd w:val="clear" w:color="auto" w:fill="FFFFFF"/>
          </w:tcPr>
          <w:p w:rsidR="00845065" w:rsidRPr="00462A9E" w:rsidRDefault="0084506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Foxit Support</w:t>
            </w:r>
          </w:p>
        </w:tc>
        <w:tc>
          <w:tcPr>
            <w:tcW w:w="7308" w:type="dxa"/>
            <w:tcBorders>
              <w:left w:val="single" w:sz="6" w:space="0" w:color="8064A2"/>
            </w:tcBorders>
            <w:shd w:val="clear" w:color="auto" w:fill="BFB1D0"/>
          </w:tcPr>
          <w:p w:rsidR="00845065" w:rsidRPr="00462A9E" w:rsidRDefault="0084506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845065" w:rsidRPr="00C25111" w:rsidTr="00EE2D12">
        <w:tc>
          <w:tcPr>
            <w:tcW w:w="2268" w:type="dxa"/>
            <w:tcBorders>
              <w:left w:val="nil"/>
              <w:bottom w:val="nil"/>
              <w:right w:val="nil"/>
            </w:tcBorders>
            <w:shd w:val="clear" w:color="auto" w:fill="FFFFFF"/>
          </w:tcPr>
          <w:p w:rsidR="00845065" w:rsidRPr="00462A9E" w:rsidRDefault="0084506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Firefox Support</w:t>
            </w:r>
          </w:p>
        </w:tc>
        <w:tc>
          <w:tcPr>
            <w:tcW w:w="7308" w:type="dxa"/>
            <w:shd w:val="clear" w:color="auto" w:fill="DFD8E8"/>
          </w:tcPr>
          <w:p w:rsidR="00845065" w:rsidRPr="00462A9E" w:rsidRDefault="00AA09B7" w:rsidP="004F54BA">
            <w:pPr>
              <w:pStyle w:val="Default"/>
              <w:jc w:val="both"/>
              <w:rPr>
                <w:rFonts w:ascii="Times New Roman" w:hAnsi="Times New Roman" w:cs="Times New Roman"/>
                <w:sz w:val="20"/>
                <w:szCs w:val="20"/>
              </w:rPr>
            </w:pPr>
            <w:r>
              <w:rPr>
                <w:rFonts w:ascii="Times New Roman" w:hAnsi="Times New Roman" w:cs="Times New Roman"/>
                <w:sz w:val="20"/>
                <w:szCs w:val="20"/>
              </w:rPr>
              <w:t>Available</w:t>
            </w:r>
            <w:r w:rsidR="00845065">
              <w:rPr>
                <w:rFonts w:ascii="Times New Roman" w:hAnsi="Times New Roman" w:cs="Times New Roman"/>
                <w:sz w:val="20"/>
                <w:szCs w:val="20"/>
              </w:rPr>
              <w:t>.</w:t>
            </w:r>
          </w:p>
        </w:tc>
      </w:tr>
      <w:tr w:rsidR="00845065" w:rsidRPr="00C25111" w:rsidTr="00EE2D12">
        <w:tc>
          <w:tcPr>
            <w:tcW w:w="2268" w:type="dxa"/>
            <w:tcBorders>
              <w:left w:val="nil"/>
              <w:bottom w:val="nil"/>
              <w:right w:val="nil"/>
            </w:tcBorders>
            <w:shd w:val="clear" w:color="auto" w:fill="FFFFFF"/>
          </w:tcPr>
          <w:p w:rsidR="00845065" w:rsidRPr="00462A9E" w:rsidRDefault="0084506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GNU Tools</w:t>
            </w:r>
          </w:p>
        </w:tc>
        <w:tc>
          <w:tcPr>
            <w:tcW w:w="7308" w:type="dxa"/>
            <w:tcBorders>
              <w:left w:val="single" w:sz="6" w:space="0" w:color="8064A2"/>
            </w:tcBorders>
            <w:shd w:val="clear" w:color="auto" w:fill="BFB1D0"/>
          </w:tcPr>
          <w:p w:rsidR="00845065" w:rsidRPr="00462A9E" w:rsidRDefault="0084506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845065" w:rsidRPr="00C25111" w:rsidTr="00EE2D12">
        <w:tc>
          <w:tcPr>
            <w:tcW w:w="2268" w:type="dxa"/>
            <w:tcBorders>
              <w:left w:val="nil"/>
              <w:bottom w:val="nil"/>
              <w:right w:val="nil"/>
            </w:tcBorders>
            <w:shd w:val="clear" w:color="auto" w:fill="FFFFFF"/>
          </w:tcPr>
          <w:p w:rsidR="00845065" w:rsidRPr="00462A9E" w:rsidRDefault="0084506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Curl Library Support</w:t>
            </w:r>
          </w:p>
        </w:tc>
        <w:tc>
          <w:tcPr>
            <w:tcW w:w="7308" w:type="dxa"/>
            <w:shd w:val="clear" w:color="auto" w:fill="DFD8E8"/>
          </w:tcPr>
          <w:p w:rsidR="00845065" w:rsidRPr="00462A9E" w:rsidRDefault="00845065" w:rsidP="004F54BA">
            <w:pPr>
              <w:pStyle w:val="Default"/>
              <w:jc w:val="both"/>
              <w:rPr>
                <w:rFonts w:ascii="Times New Roman" w:hAnsi="Times New Roman" w:cs="Times New Roman"/>
                <w:sz w:val="20"/>
                <w:szCs w:val="20"/>
              </w:rPr>
            </w:pPr>
            <w:r w:rsidRPr="00462A9E">
              <w:rPr>
                <w:rFonts w:ascii="Times New Roman" w:hAnsi="Times New Roman" w:cs="Times New Roman"/>
                <w:sz w:val="20"/>
                <w:szCs w:val="20"/>
              </w:rPr>
              <w:t>Available</w:t>
            </w:r>
          </w:p>
        </w:tc>
      </w:tr>
      <w:tr w:rsidR="00845065" w:rsidRPr="00C25111" w:rsidTr="00EE2D12">
        <w:tc>
          <w:tcPr>
            <w:tcW w:w="2268" w:type="dxa"/>
            <w:tcBorders>
              <w:left w:val="nil"/>
              <w:bottom w:val="nil"/>
              <w:right w:val="nil"/>
            </w:tcBorders>
            <w:shd w:val="clear" w:color="auto" w:fill="FFFFFF"/>
          </w:tcPr>
          <w:p w:rsidR="00845065" w:rsidRPr="00462A9E" w:rsidRDefault="0084506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Tech Support</w:t>
            </w:r>
          </w:p>
        </w:tc>
        <w:tc>
          <w:tcPr>
            <w:tcW w:w="7308" w:type="dxa"/>
            <w:tcBorders>
              <w:left w:val="single" w:sz="6" w:space="0" w:color="8064A2"/>
            </w:tcBorders>
            <w:shd w:val="clear" w:color="auto" w:fill="BFB1D0"/>
          </w:tcPr>
          <w:p w:rsidR="00845065" w:rsidRPr="00462A9E" w:rsidRDefault="00AA09B7" w:rsidP="004F54BA">
            <w:pPr>
              <w:pStyle w:val="Default"/>
              <w:jc w:val="both"/>
              <w:rPr>
                <w:rFonts w:ascii="Times New Roman" w:hAnsi="Times New Roman" w:cs="Times New Roman"/>
                <w:sz w:val="20"/>
                <w:szCs w:val="20"/>
              </w:rPr>
            </w:pPr>
            <w:r>
              <w:rPr>
                <w:rFonts w:ascii="Times New Roman" w:hAnsi="Times New Roman" w:cs="Times New Roman"/>
                <w:sz w:val="20"/>
                <w:szCs w:val="20"/>
              </w:rPr>
              <w:t>Good commercial support available</w:t>
            </w:r>
            <w:r w:rsidR="00845065" w:rsidRPr="00462A9E">
              <w:rPr>
                <w:rFonts w:ascii="Times New Roman" w:hAnsi="Times New Roman" w:cs="Times New Roman"/>
                <w:sz w:val="20"/>
                <w:szCs w:val="20"/>
              </w:rPr>
              <w:t>.</w:t>
            </w:r>
          </w:p>
        </w:tc>
      </w:tr>
      <w:tr w:rsidR="00845065" w:rsidRPr="00462A9E" w:rsidTr="00EE2D12">
        <w:tc>
          <w:tcPr>
            <w:tcW w:w="2268" w:type="dxa"/>
            <w:tcBorders>
              <w:left w:val="nil"/>
              <w:bottom w:val="nil"/>
              <w:right w:val="nil"/>
            </w:tcBorders>
            <w:shd w:val="clear" w:color="auto" w:fill="FFFFFF"/>
          </w:tcPr>
          <w:p w:rsidR="00845065" w:rsidRPr="00462A9E" w:rsidRDefault="0084506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Type</w:t>
            </w:r>
          </w:p>
        </w:tc>
        <w:tc>
          <w:tcPr>
            <w:tcW w:w="7308" w:type="dxa"/>
            <w:shd w:val="clear" w:color="auto" w:fill="DFD8E8"/>
          </w:tcPr>
          <w:p w:rsidR="00845065" w:rsidRPr="00462A9E" w:rsidRDefault="00AA09B7" w:rsidP="004F54BA">
            <w:pPr>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Commercial</w:t>
            </w:r>
            <w:r w:rsidR="00845065">
              <w:rPr>
                <w:rFonts w:ascii="Times New Roman" w:eastAsia="Times New Roman" w:hAnsi="Times New Roman"/>
                <w:color w:val="000000"/>
                <w:sz w:val="20"/>
                <w:szCs w:val="20"/>
              </w:rPr>
              <w:t>.</w:t>
            </w:r>
          </w:p>
        </w:tc>
      </w:tr>
      <w:tr w:rsidR="00845065" w:rsidRPr="00462A9E" w:rsidTr="00EE2D12">
        <w:tc>
          <w:tcPr>
            <w:tcW w:w="2268" w:type="dxa"/>
            <w:tcBorders>
              <w:left w:val="nil"/>
              <w:bottom w:val="nil"/>
              <w:right w:val="nil"/>
            </w:tcBorders>
            <w:shd w:val="clear" w:color="auto" w:fill="FFFFFF"/>
          </w:tcPr>
          <w:p w:rsidR="00845065" w:rsidRPr="00462A9E" w:rsidRDefault="00845065" w:rsidP="004F54BA">
            <w:pPr>
              <w:pStyle w:val="Default"/>
              <w:jc w:val="both"/>
              <w:rPr>
                <w:rFonts w:ascii="Times New Roman" w:hAnsi="Times New Roman" w:cs="Times New Roman"/>
                <w:b/>
                <w:bCs/>
                <w:sz w:val="20"/>
                <w:szCs w:val="20"/>
              </w:rPr>
            </w:pPr>
            <w:r w:rsidRPr="00462A9E">
              <w:rPr>
                <w:rFonts w:ascii="Times New Roman" w:hAnsi="Times New Roman" w:cs="Times New Roman"/>
                <w:b/>
                <w:bCs/>
                <w:sz w:val="20"/>
                <w:szCs w:val="20"/>
              </w:rPr>
              <w:t>Available Documentation</w:t>
            </w:r>
          </w:p>
        </w:tc>
        <w:tc>
          <w:tcPr>
            <w:tcW w:w="7308" w:type="dxa"/>
            <w:tcBorders>
              <w:left w:val="single" w:sz="6" w:space="0" w:color="8064A2"/>
            </w:tcBorders>
            <w:shd w:val="clear" w:color="auto" w:fill="BFB1D0"/>
          </w:tcPr>
          <w:p w:rsidR="00845065" w:rsidRPr="00BB76A2" w:rsidRDefault="00276741" w:rsidP="004F54BA">
            <w:pPr>
              <w:spacing w:line="240" w:lineRule="auto"/>
              <w:jc w:val="both"/>
              <w:rPr>
                <w:rFonts w:ascii="Times New Roman" w:eastAsia="Times New Roman" w:hAnsi="Times New Roman"/>
                <w:color w:val="000000"/>
                <w:sz w:val="20"/>
                <w:szCs w:val="20"/>
              </w:rPr>
            </w:pPr>
            <w:hyperlink r:id="rId38" w:tgtFrame="_blank" w:history="1">
              <w:r w:rsidR="00BB76A2" w:rsidRPr="00BB76A2">
                <w:rPr>
                  <w:rStyle w:val="Hyperlink"/>
                  <w:rFonts w:ascii="Times New Roman" w:hAnsi="Times New Roman"/>
                  <w:sz w:val="20"/>
                  <w:szCs w:val="20"/>
                </w:rPr>
                <w:t>https://linuxlink.timesys.com/3/Docs/</w:t>
              </w:r>
            </w:hyperlink>
          </w:p>
        </w:tc>
      </w:tr>
    </w:tbl>
    <w:p w:rsidR="00DA6C75" w:rsidRDefault="00DA6C75" w:rsidP="004F54BA">
      <w:pPr>
        <w:jc w:val="both"/>
      </w:pPr>
    </w:p>
    <w:p w:rsidR="00DA6C75" w:rsidRDefault="00DA6C75" w:rsidP="004F54BA">
      <w:pPr>
        <w:jc w:val="both"/>
      </w:pPr>
    </w:p>
    <w:p w:rsidR="00DA4EBD" w:rsidRDefault="00DA4EBD" w:rsidP="004F54BA">
      <w:pPr>
        <w:jc w:val="both"/>
      </w:pPr>
    </w:p>
    <w:p w:rsidR="002563AF" w:rsidRDefault="002563AF" w:rsidP="004F54BA">
      <w:pPr>
        <w:jc w:val="both"/>
      </w:pPr>
    </w:p>
    <w:p w:rsidR="002563AF" w:rsidRDefault="002563AF" w:rsidP="004F54BA">
      <w:pPr>
        <w:jc w:val="both"/>
      </w:pPr>
    </w:p>
    <w:p w:rsidR="002563AF" w:rsidRDefault="002563AF" w:rsidP="004F54BA">
      <w:pPr>
        <w:jc w:val="both"/>
      </w:pPr>
    </w:p>
    <w:p w:rsidR="000C3D65" w:rsidRDefault="000C3D65" w:rsidP="004F54BA">
      <w:pPr>
        <w:jc w:val="both"/>
      </w:pPr>
    </w:p>
    <w:sectPr w:rsidR="000C3D65" w:rsidSect="004214C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6CDB" w:rsidRDefault="00A86CDB">
      <w:pPr>
        <w:spacing w:after="0" w:line="240" w:lineRule="auto"/>
      </w:pPr>
      <w:r>
        <w:separator/>
      </w:r>
    </w:p>
  </w:endnote>
  <w:endnote w:type="continuationSeparator" w:id="0">
    <w:p w:rsidR="00A86CDB" w:rsidRDefault="00A86CD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onsolas">
    <w:panose1 w:val="020B0609020204030204"/>
    <w:charset w:val="00"/>
    <w:family w:val="modern"/>
    <w:pitch w:val="fixed"/>
    <w:sig w:usb0="A00002EF" w:usb1="40002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2736" w:rsidRDefault="00A92736">
    <w:pPr>
      <w:pStyle w:val="Footer"/>
    </w:pPr>
    <w:r>
      <w:t>Linux Distribution Requirement Analysis</w:t>
    </w:r>
  </w:p>
  <w:p w:rsidR="00A92736" w:rsidRDefault="00A9273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6CDB" w:rsidRDefault="00A86CDB">
      <w:pPr>
        <w:spacing w:after="0" w:line="240" w:lineRule="auto"/>
      </w:pPr>
      <w:r>
        <w:separator/>
      </w:r>
    </w:p>
  </w:footnote>
  <w:footnote w:type="continuationSeparator" w:id="0">
    <w:p w:rsidR="00A86CDB" w:rsidRDefault="00A86CD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3in;height:3in" o:bullet="t"/>
    </w:pict>
  </w:numPicBullet>
  <w:numPicBullet w:numPicBulletId="1">
    <w:pict>
      <v:shape id="_x0000_i1091" type="#_x0000_t75" style="width:3in;height:3in" o:bullet="t"/>
    </w:pict>
  </w:numPicBullet>
  <w:numPicBullet w:numPicBulletId="2">
    <w:pict>
      <v:shape id="_x0000_i1092" type="#_x0000_t75" style="width:3in;height:3in" o:bullet="t"/>
    </w:pict>
  </w:numPicBullet>
  <w:numPicBullet w:numPicBulletId="3">
    <w:pict>
      <v:shape id="_x0000_i1093" type="#_x0000_t75" style="width:3in;height:3in" o:bullet="t"/>
    </w:pict>
  </w:numPicBullet>
  <w:abstractNum w:abstractNumId="0">
    <w:nsid w:val="FFFFFF7C"/>
    <w:multiLevelType w:val="singleLevel"/>
    <w:tmpl w:val="ADDC602E"/>
    <w:lvl w:ilvl="0">
      <w:start w:val="1"/>
      <w:numFmt w:val="decimal"/>
      <w:lvlText w:val="%1."/>
      <w:lvlJc w:val="left"/>
      <w:pPr>
        <w:tabs>
          <w:tab w:val="num" w:pos="1800"/>
        </w:tabs>
        <w:ind w:left="1800" w:hanging="360"/>
      </w:pPr>
    </w:lvl>
  </w:abstractNum>
  <w:abstractNum w:abstractNumId="1">
    <w:nsid w:val="FFFFFF7D"/>
    <w:multiLevelType w:val="singleLevel"/>
    <w:tmpl w:val="5DC4BCAC"/>
    <w:lvl w:ilvl="0">
      <w:start w:val="1"/>
      <w:numFmt w:val="decimal"/>
      <w:lvlText w:val="%1."/>
      <w:lvlJc w:val="left"/>
      <w:pPr>
        <w:tabs>
          <w:tab w:val="num" w:pos="1440"/>
        </w:tabs>
        <w:ind w:left="1440" w:hanging="360"/>
      </w:pPr>
    </w:lvl>
  </w:abstractNum>
  <w:abstractNum w:abstractNumId="2">
    <w:nsid w:val="FFFFFF7E"/>
    <w:multiLevelType w:val="singleLevel"/>
    <w:tmpl w:val="114861A4"/>
    <w:lvl w:ilvl="0">
      <w:start w:val="1"/>
      <w:numFmt w:val="decimal"/>
      <w:lvlText w:val="%1."/>
      <w:lvlJc w:val="left"/>
      <w:pPr>
        <w:tabs>
          <w:tab w:val="num" w:pos="1080"/>
        </w:tabs>
        <w:ind w:left="1080" w:hanging="360"/>
      </w:pPr>
    </w:lvl>
  </w:abstractNum>
  <w:abstractNum w:abstractNumId="3">
    <w:nsid w:val="FFFFFF7F"/>
    <w:multiLevelType w:val="singleLevel"/>
    <w:tmpl w:val="FCDAC146"/>
    <w:lvl w:ilvl="0">
      <w:start w:val="1"/>
      <w:numFmt w:val="decimal"/>
      <w:lvlText w:val="%1."/>
      <w:lvlJc w:val="left"/>
      <w:pPr>
        <w:tabs>
          <w:tab w:val="num" w:pos="720"/>
        </w:tabs>
        <w:ind w:left="720" w:hanging="360"/>
      </w:pPr>
    </w:lvl>
  </w:abstractNum>
  <w:abstractNum w:abstractNumId="4">
    <w:nsid w:val="FFFFFF80"/>
    <w:multiLevelType w:val="singleLevel"/>
    <w:tmpl w:val="99B4F2A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A0436D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5FA6F96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6A4BAC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046D442"/>
    <w:lvl w:ilvl="0">
      <w:start w:val="1"/>
      <w:numFmt w:val="decimal"/>
      <w:lvlText w:val="%1."/>
      <w:lvlJc w:val="left"/>
      <w:pPr>
        <w:tabs>
          <w:tab w:val="num" w:pos="360"/>
        </w:tabs>
        <w:ind w:left="360" w:hanging="360"/>
      </w:pPr>
    </w:lvl>
  </w:abstractNum>
  <w:abstractNum w:abstractNumId="9">
    <w:nsid w:val="FFFFFF89"/>
    <w:multiLevelType w:val="singleLevel"/>
    <w:tmpl w:val="78862696"/>
    <w:lvl w:ilvl="0">
      <w:start w:val="1"/>
      <w:numFmt w:val="bullet"/>
      <w:lvlText w:val=""/>
      <w:lvlJc w:val="left"/>
      <w:pPr>
        <w:tabs>
          <w:tab w:val="num" w:pos="360"/>
        </w:tabs>
        <w:ind w:left="360" w:hanging="360"/>
      </w:pPr>
      <w:rPr>
        <w:rFonts w:ascii="Symbol" w:hAnsi="Symbol" w:hint="default"/>
      </w:rPr>
    </w:lvl>
  </w:abstractNum>
  <w:abstractNum w:abstractNumId="10">
    <w:nsid w:val="03190FAA"/>
    <w:multiLevelType w:val="hybridMultilevel"/>
    <w:tmpl w:val="590ED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BAB5938"/>
    <w:multiLevelType w:val="multilevel"/>
    <w:tmpl w:val="17FE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C02C08"/>
    <w:multiLevelType w:val="hybridMultilevel"/>
    <w:tmpl w:val="BB788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7596661"/>
    <w:multiLevelType w:val="multilevel"/>
    <w:tmpl w:val="DA2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5E5C34"/>
    <w:multiLevelType w:val="multilevel"/>
    <w:tmpl w:val="E1D2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0B43A0"/>
    <w:multiLevelType w:val="multilevel"/>
    <w:tmpl w:val="3194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D626DA"/>
    <w:multiLevelType w:val="multilevel"/>
    <w:tmpl w:val="4358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100461B"/>
    <w:multiLevelType w:val="multilevel"/>
    <w:tmpl w:val="9FB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4176C4"/>
    <w:multiLevelType w:val="hybridMultilevel"/>
    <w:tmpl w:val="FF52B1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796A71"/>
    <w:multiLevelType w:val="multilevel"/>
    <w:tmpl w:val="62E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0E18DF"/>
    <w:multiLevelType w:val="multilevel"/>
    <w:tmpl w:val="D16A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C57A0A"/>
    <w:multiLevelType w:val="multilevel"/>
    <w:tmpl w:val="4948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D71052"/>
    <w:multiLevelType w:val="multilevel"/>
    <w:tmpl w:val="76B0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3A0313"/>
    <w:multiLevelType w:val="hybridMultilevel"/>
    <w:tmpl w:val="574EE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83C0E37"/>
    <w:multiLevelType w:val="multilevel"/>
    <w:tmpl w:val="31B6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E84429"/>
    <w:multiLevelType w:val="multilevel"/>
    <w:tmpl w:val="184EBBFC"/>
    <w:lvl w:ilvl="0">
      <w:start w:val="1"/>
      <w:numFmt w:val="bullet"/>
      <w:lvlText w:val="o"/>
      <w:lvlPicBulletId w:val="0"/>
      <w:lvlJc w:val="left"/>
      <w:pPr>
        <w:tabs>
          <w:tab w:val="num" w:pos="720"/>
        </w:tabs>
        <w:ind w:left="720" w:hanging="360"/>
      </w:pPr>
      <w:rPr>
        <w:rFonts w:ascii="Courier New" w:hAnsi="Courier New"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6B834725"/>
    <w:multiLevelType w:val="multilevel"/>
    <w:tmpl w:val="1EB46112"/>
    <w:lvl w:ilvl="0">
      <w:start w:val="1"/>
      <w:numFmt w:val="bullet"/>
      <w:lvlText w:val="o"/>
      <w:lvlPicBulletId w:val="2"/>
      <w:lvlJc w:val="left"/>
      <w:pPr>
        <w:tabs>
          <w:tab w:val="num" w:pos="720"/>
        </w:tabs>
        <w:ind w:left="720" w:hanging="360"/>
      </w:pPr>
      <w:rPr>
        <w:rFonts w:ascii="Courier New" w:hAnsi="Courier New" w:hint="default"/>
        <w:sz w:val="20"/>
      </w:rPr>
    </w:lvl>
    <w:lvl w:ilvl="1" w:tentative="1">
      <w:start w:val="1"/>
      <w:numFmt w:val="bullet"/>
      <w:lvlText w:val="o"/>
      <w:lvlPicBulletId w:val="3"/>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nsid w:val="73F60324"/>
    <w:multiLevelType w:val="multilevel"/>
    <w:tmpl w:val="7B4A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E12E7B"/>
    <w:multiLevelType w:val="hybridMultilevel"/>
    <w:tmpl w:val="E5A47A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8"/>
  </w:num>
  <w:num w:numId="12">
    <w:abstractNumId w:val="23"/>
  </w:num>
  <w:num w:numId="13">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10"/>
  </w:num>
  <w:num w:numId="16">
    <w:abstractNumId w:val="22"/>
  </w:num>
  <w:num w:numId="17">
    <w:abstractNumId w:val="25"/>
  </w:num>
  <w:num w:numId="18">
    <w:abstractNumId w:val="26"/>
  </w:num>
  <w:num w:numId="19">
    <w:abstractNumId w:val="12"/>
  </w:num>
  <w:num w:numId="20">
    <w:abstractNumId w:val="16"/>
  </w:num>
  <w:num w:numId="21">
    <w:abstractNumId w:val="24"/>
  </w:num>
  <w:num w:numId="22">
    <w:abstractNumId w:val="11"/>
  </w:num>
  <w:num w:numId="23">
    <w:abstractNumId w:val="27"/>
  </w:num>
  <w:num w:numId="24">
    <w:abstractNumId w:val="13"/>
  </w:num>
  <w:num w:numId="25">
    <w:abstractNumId w:val="17"/>
  </w:num>
  <w:num w:numId="26">
    <w:abstractNumId w:val="20"/>
  </w:num>
  <w:num w:numId="27">
    <w:abstractNumId w:val="19"/>
  </w:num>
  <w:num w:numId="28">
    <w:abstractNumId w:val="15"/>
  </w:num>
  <w:num w:numId="29">
    <w:abstractNumId w:val="14"/>
  </w:num>
  <w:num w:numId="30">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trackRevisions/>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073B2"/>
    <w:rsid w:val="00013DC5"/>
    <w:rsid w:val="00022354"/>
    <w:rsid w:val="000258CB"/>
    <w:rsid w:val="000364B9"/>
    <w:rsid w:val="00052AD6"/>
    <w:rsid w:val="000671D0"/>
    <w:rsid w:val="00073516"/>
    <w:rsid w:val="000864D5"/>
    <w:rsid w:val="000872D6"/>
    <w:rsid w:val="00097DA3"/>
    <w:rsid w:val="000A49B1"/>
    <w:rsid w:val="000A7FE2"/>
    <w:rsid w:val="000B0926"/>
    <w:rsid w:val="000C2AE0"/>
    <w:rsid w:val="000C3D65"/>
    <w:rsid w:val="000F122E"/>
    <w:rsid w:val="000F612F"/>
    <w:rsid w:val="0010016A"/>
    <w:rsid w:val="0011018E"/>
    <w:rsid w:val="001147A8"/>
    <w:rsid w:val="001226FC"/>
    <w:rsid w:val="001271D1"/>
    <w:rsid w:val="00131B1A"/>
    <w:rsid w:val="00133841"/>
    <w:rsid w:val="00137509"/>
    <w:rsid w:val="00141792"/>
    <w:rsid w:val="00143ACE"/>
    <w:rsid w:val="00144C39"/>
    <w:rsid w:val="00151132"/>
    <w:rsid w:val="0015141E"/>
    <w:rsid w:val="00162474"/>
    <w:rsid w:val="001660B3"/>
    <w:rsid w:val="00194396"/>
    <w:rsid w:val="001A1A62"/>
    <w:rsid w:val="001B1E6E"/>
    <w:rsid w:val="001C3DD9"/>
    <w:rsid w:val="001D17BD"/>
    <w:rsid w:val="001D4A65"/>
    <w:rsid w:val="001D68AE"/>
    <w:rsid w:val="001E6879"/>
    <w:rsid w:val="001F0B48"/>
    <w:rsid w:val="00200AB2"/>
    <w:rsid w:val="00202171"/>
    <w:rsid w:val="00215A5C"/>
    <w:rsid w:val="00220923"/>
    <w:rsid w:val="00233D8C"/>
    <w:rsid w:val="00251197"/>
    <w:rsid w:val="002532FF"/>
    <w:rsid w:val="002563AF"/>
    <w:rsid w:val="00272B86"/>
    <w:rsid w:val="00273A6C"/>
    <w:rsid w:val="00275711"/>
    <w:rsid w:val="00276741"/>
    <w:rsid w:val="002E1E1E"/>
    <w:rsid w:val="002E39A8"/>
    <w:rsid w:val="002F425E"/>
    <w:rsid w:val="003070A8"/>
    <w:rsid w:val="00313C4E"/>
    <w:rsid w:val="003363C8"/>
    <w:rsid w:val="00342E97"/>
    <w:rsid w:val="0037554A"/>
    <w:rsid w:val="00392F9F"/>
    <w:rsid w:val="0039366D"/>
    <w:rsid w:val="00393BA9"/>
    <w:rsid w:val="003A46FA"/>
    <w:rsid w:val="003B0AD1"/>
    <w:rsid w:val="003B5838"/>
    <w:rsid w:val="003C1437"/>
    <w:rsid w:val="003C721F"/>
    <w:rsid w:val="003E41DA"/>
    <w:rsid w:val="00401609"/>
    <w:rsid w:val="004053E8"/>
    <w:rsid w:val="004073B2"/>
    <w:rsid w:val="00410713"/>
    <w:rsid w:val="00411474"/>
    <w:rsid w:val="004116C1"/>
    <w:rsid w:val="0041771C"/>
    <w:rsid w:val="004211F7"/>
    <w:rsid w:val="004214CD"/>
    <w:rsid w:val="004435C6"/>
    <w:rsid w:val="00445EC1"/>
    <w:rsid w:val="00462A9E"/>
    <w:rsid w:val="004727DE"/>
    <w:rsid w:val="00474C36"/>
    <w:rsid w:val="0048648E"/>
    <w:rsid w:val="004A469F"/>
    <w:rsid w:val="004A6D10"/>
    <w:rsid w:val="004B695E"/>
    <w:rsid w:val="004B767A"/>
    <w:rsid w:val="004C1273"/>
    <w:rsid w:val="004D72E7"/>
    <w:rsid w:val="004E3BF2"/>
    <w:rsid w:val="004F54BA"/>
    <w:rsid w:val="0052759A"/>
    <w:rsid w:val="00543ECE"/>
    <w:rsid w:val="005514F2"/>
    <w:rsid w:val="00564CDD"/>
    <w:rsid w:val="00577802"/>
    <w:rsid w:val="00582A5B"/>
    <w:rsid w:val="00595CCC"/>
    <w:rsid w:val="00596E95"/>
    <w:rsid w:val="005A1EDE"/>
    <w:rsid w:val="005C3041"/>
    <w:rsid w:val="005C50FA"/>
    <w:rsid w:val="005C5C41"/>
    <w:rsid w:val="005E35FD"/>
    <w:rsid w:val="005F7438"/>
    <w:rsid w:val="00610DEC"/>
    <w:rsid w:val="00622107"/>
    <w:rsid w:val="00641EB3"/>
    <w:rsid w:val="006441FC"/>
    <w:rsid w:val="00645A4D"/>
    <w:rsid w:val="00655A5F"/>
    <w:rsid w:val="00655D99"/>
    <w:rsid w:val="0066659D"/>
    <w:rsid w:val="00673D1A"/>
    <w:rsid w:val="006A2BE9"/>
    <w:rsid w:val="006B35C9"/>
    <w:rsid w:val="006B7DF3"/>
    <w:rsid w:val="006C3842"/>
    <w:rsid w:val="006D7E17"/>
    <w:rsid w:val="006F77F6"/>
    <w:rsid w:val="0071119F"/>
    <w:rsid w:val="00720987"/>
    <w:rsid w:val="007330D8"/>
    <w:rsid w:val="0074424B"/>
    <w:rsid w:val="00764DE1"/>
    <w:rsid w:val="00773F91"/>
    <w:rsid w:val="007954C7"/>
    <w:rsid w:val="00797275"/>
    <w:rsid w:val="00797A67"/>
    <w:rsid w:val="007C5326"/>
    <w:rsid w:val="007D33F7"/>
    <w:rsid w:val="00805897"/>
    <w:rsid w:val="00811F8C"/>
    <w:rsid w:val="00821A63"/>
    <w:rsid w:val="00831104"/>
    <w:rsid w:val="00833F96"/>
    <w:rsid w:val="00841A1B"/>
    <w:rsid w:val="00845065"/>
    <w:rsid w:val="00850A2B"/>
    <w:rsid w:val="00855DDB"/>
    <w:rsid w:val="00862771"/>
    <w:rsid w:val="008960C6"/>
    <w:rsid w:val="00897B28"/>
    <w:rsid w:val="008A58F6"/>
    <w:rsid w:val="008A62E1"/>
    <w:rsid w:val="008B0E39"/>
    <w:rsid w:val="008B1DD4"/>
    <w:rsid w:val="008B3559"/>
    <w:rsid w:val="008E5E93"/>
    <w:rsid w:val="008F0A4F"/>
    <w:rsid w:val="008F38A5"/>
    <w:rsid w:val="008F72A9"/>
    <w:rsid w:val="00901E01"/>
    <w:rsid w:val="00902F9A"/>
    <w:rsid w:val="0091600C"/>
    <w:rsid w:val="009166A5"/>
    <w:rsid w:val="0092195E"/>
    <w:rsid w:val="00921F16"/>
    <w:rsid w:val="00934DE3"/>
    <w:rsid w:val="00947B7B"/>
    <w:rsid w:val="00970A8A"/>
    <w:rsid w:val="00980CC6"/>
    <w:rsid w:val="00997A19"/>
    <w:rsid w:val="009A434F"/>
    <w:rsid w:val="009B63B9"/>
    <w:rsid w:val="009D30BB"/>
    <w:rsid w:val="009E36E9"/>
    <w:rsid w:val="009F0729"/>
    <w:rsid w:val="00A22A98"/>
    <w:rsid w:val="00A5105D"/>
    <w:rsid w:val="00A65A19"/>
    <w:rsid w:val="00A7644E"/>
    <w:rsid w:val="00A86CDB"/>
    <w:rsid w:val="00A92736"/>
    <w:rsid w:val="00A933B5"/>
    <w:rsid w:val="00AA09B7"/>
    <w:rsid w:val="00AA195C"/>
    <w:rsid w:val="00AB34F3"/>
    <w:rsid w:val="00AD70A0"/>
    <w:rsid w:val="00B1729D"/>
    <w:rsid w:val="00B24734"/>
    <w:rsid w:val="00B30C4A"/>
    <w:rsid w:val="00B45A24"/>
    <w:rsid w:val="00B46FDD"/>
    <w:rsid w:val="00B50C44"/>
    <w:rsid w:val="00B7255A"/>
    <w:rsid w:val="00B7365C"/>
    <w:rsid w:val="00B74415"/>
    <w:rsid w:val="00B75292"/>
    <w:rsid w:val="00B93DDD"/>
    <w:rsid w:val="00BB76A2"/>
    <w:rsid w:val="00BC3094"/>
    <w:rsid w:val="00BC636D"/>
    <w:rsid w:val="00BC6FDB"/>
    <w:rsid w:val="00BD1C3C"/>
    <w:rsid w:val="00BD4CBC"/>
    <w:rsid w:val="00BE1493"/>
    <w:rsid w:val="00C0328A"/>
    <w:rsid w:val="00C17EC7"/>
    <w:rsid w:val="00C25111"/>
    <w:rsid w:val="00C30601"/>
    <w:rsid w:val="00C34DBD"/>
    <w:rsid w:val="00C549FB"/>
    <w:rsid w:val="00C573B2"/>
    <w:rsid w:val="00C6059B"/>
    <w:rsid w:val="00C86D4B"/>
    <w:rsid w:val="00CB0C52"/>
    <w:rsid w:val="00CB3A7F"/>
    <w:rsid w:val="00CB75E9"/>
    <w:rsid w:val="00CB779E"/>
    <w:rsid w:val="00CD6C7B"/>
    <w:rsid w:val="00CE0303"/>
    <w:rsid w:val="00CE3DFD"/>
    <w:rsid w:val="00CE7668"/>
    <w:rsid w:val="00CF152B"/>
    <w:rsid w:val="00D227C9"/>
    <w:rsid w:val="00D30B49"/>
    <w:rsid w:val="00D373C5"/>
    <w:rsid w:val="00D430C8"/>
    <w:rsid w:val="00D533EA"/>
    <w:rsid w:val="00D660AF"/>
    <w:rsid w:val="00D6792A"/>
    <w:rsid w:val="00D91740"/>
    <w:rsid w:val="00D95EF1"/>
    <w:rsid w:val="00DA02C0"/>
    <w:rsid w:val="00DA2C5F"/>
    <w:rsid w:val="00DA4EBD"/>
    <w:rsid w:val="00DA5B48"/>
    <w:rsid w:val="00DA6A2D"/>
    <w:rsid w:val="00DA6C75"/>
    <w:rsid w:val="00DC6567"/>
    <w:rsid w:val="00DE031F"/>
    <w:rsid w:val="00DE5D45"/>
    <w:rsid w:val="00DF245B"/>
    <w:rsid w:val="00DF6AED"/>
    <w:rsid w:val="00E009BB"/>
    <w:rsid w:val="00E02470"/>
    <w:rsid w:val="00E047C0"/>
    <w:rsid w:val="00E0674A"/>
    <w:rsid w:val="00E071F1"/>
    <w:rsid w:val="00E13A3B"/>
    <w:rsid w:val="00E17A6B"/>
    <w:rsid w:val="00E229BE"/>
    <w:rsid w:val="00E318CF"/>
    <w:rsid w:val="00E53F2E"/>
    <w:rsid w:val="00E6530C"/>
    <w:rsid w:val="00E87763"/>
    <w:rsid w:val="00E95D2C"/>
    <w:rsid w:val="00EA325A"/>
    <w:rsid w:val="00EA3843"/>
    <w:rsid w:val="00EB152E"/>
    <w:rsid w:val="00EE2D12"/>
    <w:rsid w:val="00EE475E"/>
    <w:rsid w:val="00EE6356"/>
    <w:rsid w:val="00EE7193"/>
    <w:rsid w:val="00F01A28"/>
    <w:rsid w:val="00F1262B"/>
    <w:rsid w:val="00F203F9"/>
    <w:rsid w:val="00F20E6E"/>
    <w:rsid w:val="00F6279F"/>
    <w:rsid w:val="00F6629B"/>
    <w:rsid w:val="00F674AC"/>
    <w:rsid w:val="00F77F61"/>
    <w:rsid w:val="00F81E1A"/>
    <w:rsid w:val="00FB04B6"/>
    <w:rsid w:val="00FB348D"/>
    <w:rsid w:val="00FB5FDF"/>
    <w:rsid w:val="00FB6F3A"/>
    <w:rsid w:val="00FC193F"/>
    <w:rsid w:val="00FC67D1"/>
    <w:rsid w:val="00FD48A8"/>
    <w:rsid w:val="00FE5A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0"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4214CD"/>
    <w:pPr>
      <w:spacing w:after="200" w:line="276" w:lineRule="auto"/>
    </w:pPr>
    <w:rPr>
      <w:sz w:val="22"/>
      <w:szCs w:val="22"/>
    </w:rPr>
  </w:style>
  <w:style w:type="paragraph" w:styleId="Heading1">
    <w:name w:val="heading 1"/>
    <w:basedOn w:val="Normal"/>
    <w:next w:val="Normal"/>
    <w:link w:val="Heading1Char"/>
    <w:uiPriority w:val="9"/>
    <w:qFormat/>
    <w:rsid w:val="006A2BE9"/>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qFormat/>
    <w:rsid w:val="00C30601"/>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qFormat/>
    <w:rsid w:val="00EA3843"/>
    <w:pPr>
      <w:keepNext/>
      <w:spacing w:before="240" w:after="60"/>
      <w:outlineLvl w:val="2"/>
    </w:pPr>
    <w:rPr>
      <w:rFonts w:ascii="Arial" w:hAnsi="Arial" w:cs="Arial"/>
      <w:b/>
      <w:bCs/>
      <w:sz w:val="26"/>
      <w:szCs w:val="26"/>
    </w:rPr>
  </w:style>
  <w:style w:type="paragraph" w:styleId="Heading4">
    <w:name w:val="heading 4"/>
    <w:basedOn w:val="Normal"/>
    <w:next w:val="Normal"/>
    <w:qFormat/>
    <w:rsid w:val="00B24734"/>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uiPriority w:val="9"/>
    <w:qFormat/>
    <w:rsid w:val="005E35FD"/>
    <w:pPr>
      <w:spacing w:before="240" w:after="60"/>
      <w:outlineLvl w:val="4"/>
    </w:pPr>
    <w:rPr>
      <w:rFonts w:eastAsia="Times New Roman"/>
      <w:b/>
      <w:bCs/>
      <w:i/>
      <w:iCs/>
      <w:sz w:val="26"/>
      <w:szCs w:val="26"/>
    </w:rPr>
  </w:style>
  <w:style w:type="paragraph" w:styleId="Heading6">
    <w:name w:val="heading 6"/>
    <w:basedOn w:val="Normal"/>
    <w:next w:val="Normal"/>
    <w:link w:val="Heading6Char"/>
    <w:uiPriority w:val="9"/>
    <w:qFormat/>
    <w:rsid w:val="005E35FD"/>
    <w:pPr>
      <w:spacing w:before="240" w:after="60"/>
      <w:outlineLvl w:val="5"/>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073B2"/>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4073B2"/>
    <w:rPr>
      <w:color w:val="0000FF"/>
      <w:u w:val="single"/>
    </w:rPr>
  </w:style>
  <w:style w:type="character" w:customStyle="1" w:styleId="klink">
    <w:name w:val="klink"/>
    <w:basedOn w:val="DefaultParagraphFont"/>
    <w:rsid w:val="004073B2"/>
  </w:style>
  <w:style w:type="paragraph" w:styleId="BodyText">
    <w:name w:val="Body Text"/>
    <w:basedOn w:val="Normal"/>
    <w:link w:val="BodyTextChar"/>
    <w:rsid w:val="00401609"/>
    <w:pPr>
      <w:spacing w:before="120" w:after="0" w:line="240" w:lineRule="auto"/>
      <w:ind w:left="446"/>
    </w:pPr>
    <w:rPr>
      <w:rFonts w:ascii="Times New Roman" w:eastAsia="Times New Roman" w:hAnsi="Times New Roman"/>
      <w:szCs w:val="20"/>
    </w:rPr>
  </w:style>
  <w:style w:type="character" w:customStyle="1" w:styleId="BodyTextChar">
    <w:name w:val="Body Text Char"/>
    <w:basedOn w:val="DefaultParagraphFont"/>
    <w:link w:val="BodyText"/>
    <w:rsid w:val="00401609"/>
    <w:rPr>
      <w:rFonts w:ascii="Times New Roman" w:eastAsia="Times New Roman" w:hAnsi="Times New Roman"/>
      <w:sz w:val="22"/>
    </w:rPr>
  </w:style>
  <w:style w:type="paragraph" w:customStyle="1" w:styleId="Address">
    <w:name w:val="Address"/>
    <w:basedOn w:val="Normal"/>
    <w:rsid w:val="00401609"/>
    <w:pPr>
      <w:spacing w:after="0" w:line="240" w:lineRule="auto"/>
      <w:jc w:val="center"/>
    </w:pPr>
    <w:rPr>
      <w:rFonts w:ascii="Century Gothic" w:eastAsia="Times New Roman" w:hAnsi="Century Gothic"/>
      <w:szCs w:val="20"/>
    </w:rPr>
  </w:style>
  <w:style w:type="paragraph" w:styleId="Title">
    <w:name w:val="Title"/>
    <w:basedOn w:val="Normal"/>
    <w:link w:val="TitleChar"/>
    <w:qFormat/>
    <w:rsid w:val="00401609"/>
    <w:pPr>
      <w:keepNext/>
      <w:keepLines/>
      <w:spacing w:before="240" w:after="0" w:line="240" w:lineRule="auto"/>
      <w:jc w:val="center"/>
    </w:pPr>
    <w:rPr>
      <w:rFonts w:ascii="Arial" w:eastAsia="Times New Roman" w:hAnsi="Arial"/>
      <w:b/>
      <w:kern w:val="28"/>
      <w:sz w:val="40"/>
      <w:szCs w:val="20"/>
    </w:rPr>
  </w:style>
  <w:style w:type="character" w:customStyle="1" w:styleId="TitleChar">
    <w:name w:val="Title Char"/>
    <w:basedOn w:val="DefaultParagraphFont"/>
    <w:link w:val="Title"/>
    <w:rsid w:val="00401609"/>
    <w:rPr>
      <w:rFonts w:ascii="Arial" w:eastAsia="Times New Roman" w:hAnsi="Arial"/>
      <w:b/>
      <w:kern w:val="28"/>
      <w:sz w:val="40"/>
    </w:rPr>
  </w:style>
  <w:style w:type="paragraph" w:customStyle="1" w:styleId="bsquarepic">
    <w:name w:val="bsquare pic"/>
    <w:basedOn w:val="Title"/>
    <w:rsid w:val="00401609"/>
  </w:style>
  <w:style w:type="paragraph" w:customStyle="1" w:styleId="Copyright">
    <w:name w:val="Copyright"/>
    <w:basedOn w:val="Normal"/>
    <w:rsid w:val="00401609"/>
    <w:pPr>
      <w:pBdr>
        <w:top w:val="single" w:sz="12" w:space="1" w:color="auto"/>
        <w:left w:val="single" w:sz="12" w:space="4" w:color="auto"/>
        <w:bottom w:val="single" w:sz="12" w:space="1" w:color="auto"/>
        <w:right w:val="single" w:sz="12" w:space="4" w:color="auto"/>
      </w:pBdr>
      <w:spacing w:before="120" w:after="0" w:line="240" w:lineRule="auto"/>
      <w:jc w:val="both"/>
    </w:pPr>
    <w:rPr>
      <w:rFonts w:ascii="Times New Roman" w:eastAsia="Times New Roman" w:hAnsi="Times New Roman"/>
      <w:sz w:val="24"/>
      <w:szCs w:val="20"/>
    </w:rPr>
  </w:style>
  <w:style w:type="character" w:customStyle="1" w:styleId="CopyrightBold">
    <w:name w:val="CopyrightBold"/>
    <w:basedOn w:val="DefaultParagraphFont"/>
    <w:rsid w:val="00401609"/>
    <w:rPr>
      <w:b/>
      <w:bCs/>
    </w:rPr>
  </w:style>
  <w:style w:type="paragraph" w:styleId="Date">
    <w:name w:val="Date"/>
    <w:basedOn w:val="Normal"/>
    <w:next w:val="Normal"/>
    <w:link w:val="DateChar"/>
    <w:rsid w:val="00401609"/>
    <w:pPr>
      <w:spacing w:before="240" w:after="0" w:line="240" w:lineRule="auto"/>
      <w:jc w:val="center"/>
    </w:pPr>
    <w:rPr>
      <w:rFonts w:ascii="Arial" w:eastAsia="Times New Roman" w:hAnsi="Arial"/>
      <w:szCs w:val="20"/>
    </w:rPr>
  </w:style>
  <w:style w:type="character" w:customStyle="1" w:styleId="DateChar">
    <w:name w:val="Date Char"/>
    <w:basedOn w:val="DefaultParagraphFont"/>
    <w:link w:val="Date"/>
    <w:rsid w:val="00401609"/>
    <w:rPr>
      <w:rFonts w:ascii="Arial" w:eastAsia="Times New Roman" w:hAnsi="Arial"/>
      <w:sz w:val="22"/>
    </w:rPr>
  </w:style>
  <w:style w:type="paragraph" w:customStyle="1" w:styleId="revcont">
    <w:name w:val="revcont"/>
    <w:basedOn w:val="Normal"/>
    <w:rsid w:val="00401609"/>
    <w:pPr>
      <w:spacing w:before="240" w:after="120" w:line="240" w:lineRule="auto"/>
    </w:pPr>
    <w:rPr>
      <w:rFonts w:ascii="Arial" w:eastAsia="Times New Roman" w:hAnsi="Arial"/>
      <w:b/>
      <w:sz w:val="36"/>
      <w:szCs w:val="20"/>
    </w:rPr>
  </w:style>
  <w:style w:type="paragraph" w:styleId="Revision">
    <w:name w:val="Revision"/>
    <w:basedOn w:val="Date"/>
    <w:rsid w:val="00401609"/>
    <w:pPr>
      <w:spacing w:before="120"/>
    </w:pPr>
  </w:style>
  <w:style w:type="paragraph" w:styleId="Subtitle">
    <w:name w:val="Subtitle"/>
    <w:basedOn w:val="Normal"/>
    <w:link w:val="SubtitleChar"/>
    <w:qFormat/>
    <w:rsid w:val="00401609"/>
    <w:pPr>
      <w:spacing w:after="60" w:line="240" w:lineRule="auto"/>
      <w:jc w:val="center"/>
    </w:pPr>
    <w:rPr>
      <w:rFonts w:ascii="Arial" w:eastAsia="Times New Roman" w:hAnsi="Arial"/>
      <w:i/>
      <w:sz w:val="32"/>
      <w:szCs w:val="20"/>
    </w:rPr>
  </w:style>
  <w:style w:type="character" w:customStyle="1" w:styleId="SubtitleChar">
    <w:name w:val="Subtitle Char"/>
    <w:basedOn w:val="DefaultParagraphFont"/>
    <w:link w:val="Subtitle"/>
    <w:rsid w:val="00401609"/>
    <w:rPr>
      <w:rFonts w:ascii="Arial" w:eastAsia="Times New Roman" w:hAnsi="Arial"/>
      <w:i/>
      <w:sz w:val="32"/>
    </w:rPr>
  </w:style>
  <w:style w:type="paragraph" w:customStyle="1" w:styleId="SubTo">
    <w:name w:val="SubTo"/>
    <w:basedOn w:val="Normal"/>
    <w:rsid w:val="00401609"/>
    <w:pPr>
      <w:spacing w:before="120" w:after="120" w:line="240" w:lineRule="auto"/>
      <w:jc w:val="center"/>
    </w:pPr>
    <w:rPr>
      <w:rFonts w:ascii="Times New Roman" w:eastAsia="Times New Roman" w:hAnsi="Times New Roman"/>
      <w:b/>
      <w:szCs w:val="20"/>
    </w:rPr>
  </w:style>
  <w:style w:type="paragraph" w:customStyle="1" w:styleId="tabletext">
    <w:name w:val="table text"/>
    <w:basedOn w:val="BodyText"/>
    <w:rsid w:val="00401609"/>
    <w:pPr>
      <w:spacing w:after="120"/>
      <w:ind w:left="0"/>
    </w:pPr>
  </w:style>
  <w:style w:type="paragraph" w:customStyle="1" w:styleId="tabletextbold">
    <w:name w:val="table text bold"/>
    <w:basedOn w:val="BodyText"/>
    <w:rsid w:val="00401609"/>
    <w:pPr>
      <w:spacing w:after="120"/>
      <w:ind w:left="0"/>
    </w:pPr>
    <w:rPr>
      <w:b/>
    </w:rPr>
  </w:style>
  <w:style w:type="paragraph" w:styleId="Header">
    <w:name w:val="header"/>
    <w:basedOn w:val="Normal"/>
    <w:link w:val="HeaderChar"/>
    <w:uiPriority w:val="99"/>
    <w:semiHidden/>
    <w:unhideWhenUsed/>
    <w:rsid w:val="009166A5"/>
    <w:pPr>
      <w:tabs>
        <w:tab w:val="center" w:pos="4680"/>
        <w:tab w:val="right" w:pos="9360"/>
      </w:tabs>
    </w:pPr>
  </w:style>
  <w:style w:type="character" w:customStyle="1" w:styleId="HeaderChar">
    <w:name w:val="Header Char"/>
    <w:basedOn w:val="DefaultParagraphFont"/>
    <w:link w:val="Header"/>
    <w:uiPriority w:val="99"/>
    <w:semiHidden/>
    <w:rsid w:val="009166A5"/>
    <w:rPr>
      <w:sz w:val="22"/>
      <w:szCs w:val="22"/>
    </w:rPr>
  </w:style>
  <w:style w:type="paragraph" w:styleId="Footer">
    <w:name w:val="footer"/>
    <w:basedOn w:val="Normal"/>
    <w:link w:val="FooterChar"/>
    <w:uiPriority w:val="99"/>
    <w:unhideWhenUsed/>
    <w:rsid w:val="009166A5"/>
    <w:pPr>
      <w:tabs>
        <w:tab w:val="center" w:pos="4680"/>
        <w:tab w:val="right" w:pos="9360"/>
      </w:tabs>
    </w:pPr>
  </w:style>
  <w:style w:type="character" w:customStyle="1" w:styleId="FooterChar">
    <w:name w:val="Footer Char"/>
    <w:basedOn w:val="DefaultParagraphFont"/>
    <w:link w:val="Footer"/>
    <w:uiPriority w:val="99"/>
    <w:rsid w:val="009166A5"/>
    <w:rPr>
      <w:sz w:val="22"/>
      <w:szCs w:val="22"/>
    </w:rPr>
  </w:style>
  <w:style w:type="paragraph" w:styleId="BalloonText">
    <w:name w:val="Balloon Text"/>
    <w:basedOn w:val="Normal"/>
    <w:link w:val="BalloonTextChar"/>
    <w:uiPriority w:val="99"/>
    <w:semiHidden/>
    <w:unhideWhenUsed/>
    <w:rsid w:val="009166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6A5"/>
    <w:rPr>
      <w:rFonts w:ascii="Tahoma" w:hAnsi="Tahoma" w:cs="Tahoma"/>
      <w:sz w:val="16"/>
      <w:szCs w:val="16"/>
    </w:rPr>
  </w:style>
  <w:style w:type="character" w:customStyle="1" w:styleId="Heading1Char">
    <w:name w:val="Heading 1 Char"/>
    <w:basedOn w:val="DefaultParagraphFont"/>
    <w:link w:val="Heading1"/>
    <w:uiPriority w:val="9"/>
    <w:rsid w:val="006A2BE9"/>
    <w:rPr>
      <w:rFonts w:ascii="Cambria" w:eastAsia="Times New Roman" w:hAnsi="Cambria" w:cs="Times New Roman"/>
      <w:b/>
      <w:bCs/>
      <w:kern w:val="32"/>
      <w:sz w:val="32"/>
      <w:szCs w:val="32"/>
    </w:rPr>
  </w:style>
  <w:style w:type="paragraph" w:styleId="PlainText">
    <w:name w:val="Plain Text"/>
    <w:basedOn w:val="Normal"/>
    <w:link w:val="PlainTextChar"/>
    <w:uiPriority w:val="99"/>
    <w:unhideWhenUsed/>
    <w:rsid w:val="007209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20987"/>
    <w:rPr>
      <w:rFonts w:ascii="Consolas" w:hAnsi="Consolas"/>
      <w:sz w:val="21"/>
      <w:szCs w:val="21"/>
    </w:rPr>
  </w:style>
  <w:style w:type="paragraph" w:customStyle="1" w:styleId="Default">
    <w:name w:val="Default"/>
    <w:rsid w:val="00720987"/>
    <w:pPr>
      <w:autoSpaceDE w:val="0"/>
      <w:autoSpaceDN w:val="0"/>
      <w:adjustRightInd w:val="0"/>
    </w:pPr>
    <w:rPr>
      <w:rFonts w:ascii="Arial" w:eastAsia="MS Mincho" w:hAnsi="Arial" w:cs="Arial"/>
      <w:color w:val="000000"/>
      <w:sz w:val="24"/>
      <w:szCs w:val="24"/>
    </w:rPr>
  </w:style>
  <w:style w:type="character" w:customStyle="1" w:styleId="Heading2Char">
    <w:name w:val="Heading 2 Char"/>
    <w:basedOn w:val="DefaultParagraphFont"/>
    <w:link w:val="Heading2"/>
    <w:uiPriority w:val="9"/>
    <w:semiHidden/>
    <w:rsid w:val="00C30601"/>
    <w:rPr>
      <w:rFonts w:ascii="Cambria" w:eastAsia="Times New Roman" w:hAnsi="Cambria" w:cs="Times New Roman"/>
      <w:b/>
      <w:bCs/>
      <w:i/>
      <w:iCs/>
      <w:sz w:val="28"/>
      <w:szCs w:val="28"/>
    </w:rPr>
  </w:style>
  <w:style w:type="character" w:styleId="CommentReference">
    <w:name w:val="annotation reference"/>
    <w:basedOn w:val="DefaultParagraphFont"/>
    <w:semiHidden/>
    <w:rsid w:val="00273A6C"/>
    <w:rPr>
      <w:sz w:val="16"/>
      <w:szCs w:val="16"/>
    </w:rPr>
  </w:style>
  <w:style w:type="paragraph" w:styleId="CommentText">
    <w:name w:val="annotation text"/>
    <w:basedOn w:val="Normal"/>
    <w:semiHidden/>
    <w:rsid w:val="00273A6C"/>
    <w:rPr>
      <w:sz w:val="20"/>
      <w:szCs w:val="20"/>
    </w:rPr>
  </w:style>
  <w:style w:type="paragraph" w:styleId="CommentSubject">
    <w:name w:val="annotation subject"/>
    <w:basedOn w:val="CommentText"/>
    <w:next w:val="CommentText"/>
    <w:semiHidden/>
    <w:rsid w:val="00273A6C"/>
    <w:rPr>
      <w:b/>
      <w:bCs/>
    </w:rPr>
  </w:style>
  <w:style w:type="table" w:styleId="TableGrid">
    <w:name w:val="Table Grid"/>
    <w:basedOn w:val="TableNormal"/>
    <w:rsid w:val="00273A6C"/>
    <w:pPr>
      <w:spacing w:after="200" w:line="276"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semiHidden/>
    <w:unhideWhenUsed/>
    <w:rsid w:val="00CE3DFD"/>
    <w:pPr>
      <w:spacing w:after="120" w:line="480" w:lineRule="auto"/>
    </w:pPr>
  </w:style>
  <w:style w:type="character" w:customStyle="1" w:styleId="BodyText2Char">
    <w:name w:val="Body Text 2 Char"/>
    <w:basedOn w:val="DefaultParagraphFont"/>
    <w:link w:val="BodyText2"/>
    <w:uiPriority w:val="99"/>
    <w:semiHidden/>
    <w:rsid w:val="00CE3DFD"/>
    <w:rPr>
      <w:sz w:val="22"/>
      <w:szCs w:val="22"/>
    </w:rPr>
  </w:style>
  <w:style w:type="paragraph" w:styleId="FootnoteText">
    <w:name w:val="footnote text"/>
    <w:basedOn w:val="Normal"/>
    <w:link w:val="FootnoteTextChar"/>
    <w:uiPriority w:val="99"/>
    <w:rsid w:val="00CE3DFD"/>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CE3DFD"/>
    <w:rPr>
      <w:rFonts w:ascii="Times New Roman" w:eastAsia="Times New Roman" w:hAnsi="Times New Roman"/>
    </w:rPr>
  </w:style>
  <w:style w:type="paragraph" w:styleId="TOCHeading">
    <w:name w:val="TOC Heading"/>
    <w:basedOn w:val="Heading1"/>
    <w:next w:val="Normal"/>
    <w:uiPriority w:val="39"/>
    <w:qFormat/>
    <w:rsid w:val="00133841"/>
    <w:pPr>
      <w:keepLines/>
      <w:spacing w:before="480" w:after="0"/>
      <w:outlineLvl w:val="9"/>
    </w:pPr>
    <w:rPr>
      <w:color w:val="365F91"/>
      <w:kern w:val="0"/>
      <w:sz w:val="28"/>
      <w:szCs w:val="28"/>
    </w:rPr>
  </w:style>
  <w:style w:type="paragraph" w:styleId="TOC1">
    <w:name w:val="toc 1"/>
    <w:basedOn w:val="Normal"/>
    <w:next w:val="Normal"/>
    <w:autoRedefine/>
    <w:uiPriority w:val="39"/>
    <w:unhideWhenUsed/>
    <w:rsid w:val="00133841"/>
  </w:style>
  <w:style w:type="paragraph" w:styleId="TOC2">
    <w:name w:val="toc 2"/>
    <w:basedOn w:val="Normal"/>
    <w:next w:val="Normal"/>
    <w:autoRedefine/>
    <w:uiPriority w:val="39"/>
    <w:unhideWhenUsed/>
    <w:rsid w:val="00133841"/>
    <w:pPr>
      <w:ind w:left="220"/>
    </w:pPr>
  </w:style>
  <w:style w:type="paragraph" w:styleId="TOC3">
    <w:name w:val="toc 3"/>
    <w:basedOn w:val="Normal"/>
    <w:next w:val="Normal"/>
    <w:autoRedefine/>
    <w:uiPriority w:val="39"/>
    <w:unhideWhenUsed/>
    <w:rsid w:val="00133841"/>
    <w:pPr>
      <w:ind w:left="440"/>
    </w:pPr>
  </w:style>
  <w:style w:type="paragraph" w:styleId="ListParagraph">
    <w:name w:val="List Paragraph"/>
    <w:basedOn w:val="Normal"/>
    <w:uiPriority w:val="34"/>
    <w:qFormat/>
    <w:rsid w:val="00DA6A2D"/>
    <w:pPr>
      <w:spacing w:after="0" w:line="240" w:lineRule="auto"/>
      <w:ind w:left="720"/>
    </w:pPr>
  </w:style>
  <w:style w:type="paragraph" w:customStyle="1" w:styleId="DecimalAligned">
    <w:name w:val="Decimal Aligned"/>
    <w:basedOn w:val="Normal"/>
    <w:uiPriority w:val="40"/>
    <w:qFormat/>
    <w:rsid w:val="006D7E17"/>
    <w:pPr>
      <w:tabs>
        <w:tab w:val="decimal" w:pos="360"/>
      </w:tabs>
    </w:pPr>
    <w:rPr>
      <w:rFonts w:eastAsia="Times New Roman"/>
    </w:rPr>
  </w:style>
  <w:style w:type="character" w:styleId="SubtleEmphasis">
    <w:name w:val="Subtle Emphasis"/>
    <w:basedOn w:val="DefaultParagraphFont"/>
    <w:uiPriority w:val="19"/>
    <w:qFormat/>
    <w:rsid w:val="006D7E17"/>
    <w:rPr>
      <w:rFonts w:eastAsia="Times New Roman" w:cs="Times New Roman"/>
      <w:bCs w:val="0"/>
      <w:i/>
      <w:iCs/>
      <w:color w:val="808080"/>
      <w:szCs w:val="22"/>
      <w:lang w:val="en-US"/>
    </w:rPr>
  </w:style>
  <w:style w:type="table" w:styleId="MediumShading2-Accent5">
    <w:name w:val="Medium Shading 2 Accent 5"/>
    <w:basedOn w:val="TableNormal"/>
    <w:uiPriority w:val="64"/>
    <w:rsid w:val="006D7E17"/>
    <w:rPr>
      <w:rFonts w:eastAsia="Times New Roman"/>
      <w:sz w:val="22"/>
      <w:szCs w:val="22"/>
      <w:lang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6D7E17"/>
    <w:rPr>
      <w:rFonts w:eastAsia="Times New Roman"/>
      <w:color w:val="365F91"/>
      <w:sz w:val="22"/>
      <w:szCs w:val="22"/>
      <w:lang w:bidi="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Emphasis">
    <w:name w:val="Emphasis"/>
    <w:basedOn w:val="DefaultParagraphFont"/>
    <w:uiPriority w:val="20"/>
    <w:qFormat/>
    <w:rsid w:val="00342E97"/>
    <w:rPr>
      <w:i/>
      <w:iCs/>
    </w:rPr>
  </w:style>
  <w:style w:type="paragraph" w:customStyle="1" w:styleId="line874">
    <w:name w:val="line874"/>
    <w:basedOn w:val="Normal"/>
    <w:rsid w:val="00251197"/>
    <w:pPr>
      <w:spacing w:before="100" w:beforeAutospacing="1" w:after="100" w:afterAutospacing="1" w:line="240" w:lineRule="auto"/>
    </w:pPr>
    <w:rPr>
      <w:rFonts w:ascii="Times New Roman" w:eastAsia="Times New Roman" w:hAnsi="Times New Roman"/>
      <w:sz w:val="24"/>
      <w:szCs w:val="24"/>
    </w:rPr>
  </w:style>
  <w:style w:type="character" w:customStyle="1" w:styleId="Heading5Char">
    <w:name w:val="Heading 5 Char"/>
    <w:basedOn w:val="DefaultParagraphFont"/>
    <w:link w:val="Heading5"/>
    <w:uiPriority w:val="9"/>
    <w:rsid w:val="005E35FD"/>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rsid w:val="005E35FD"/>
    <w:rPr>
      <w:rFonts w:ascii="Calibri" w:eastAsia="Times New Roman" w:hAnsi="Calibri" w:cs="Times New Roman"/>
      <w:b/>
      <w:bCs/>
      <w:sz w:val="22"/>
      <w:szCs w:val="22"/>
    </w:rPr>
  </w:style>
  <w:style w:type="paragraph" w:customStyle="1" w:styleId="title0">
    <w:name w:val="title"/>
    <w:basedOn w:val="Normal"/>
    <w:rsid w:val="000C2AE0"/>
    <w:pPr>
      <w:spacing w:before="100" w:beforeAutospacing="1" w:after="100" w:afterAutospacing="1" w:line="240" w:lineRule="auto"/>
    </w:pPr>
    <w:rPr>
      <w:rFonts w:ascii="Times New Roman" w:eastAsia="Times New Roman" w:hAnsi="Times New Roman"/>
      <w:color w:val="000000"/>
      <w:sz w:val="24"/>
      <w:szCs w:val="24"/>
    </w:rPr>
  </w:style>
  <w:style w:type="character" w:styleId="HTMLCode">
    <w:name w:val="HTML Code"/>
    <w:basedOn w:val="DefaultParagraphFont"/>
    <w:uiPriority w:val="99"/>
    <w:semiHidden/>
    <w:unhideWhenUsed/>
    <w:rsid w:val="000C2AE0"/>
    <w:rPr>
      <w:rFonts w:ascii="Courier New" w:eastAsia="Times New Roman" w:hAnsi="Courier New" w:cs="Courier New"/>
      <w:sz w:val="20"/>
      <w:szCs w:val="20"/>
    </w:rPr>
  </w:style>
  <w:style w:type="character" w:styleId="Strong">
    <w:name w:val="Strong"/>
    <w:basedOn w:val="DefaultParagraphFont"/>
    <w:uiPriority w:val="22"/>
    <w:qFormat/>
    <w:rsid w:val="000C2AE0"/>
    <w:rPr>
      <w:b/>
      <w:bCs/>
    </w:rPr>
  </w:style>
  <w:style w:type="character" w:customStyle="1" w:styleId="quote">
    <w:name w:val="quote"/>
    <w:basedOn w:val="DefaultParagraphFont"/>
    <w:rsid w:val="000C2AE0"/>
  </w:style>
  <w:style w:type="table" w:styleId="MediumGrid2-Accent3">
    <w:name w:val="Medium Grid 2 Accent 3"/>
    <w:basedOn w:val="TableNormal"/>
    <w:uiPriority w:val="68"/>
    <w:rsid w:val="00C25111"/>
    <w:rPr>
      <w:rFonts w:ascii="Cambria" w:eastAsia="Times New Roman" w:hAnsi="Cambria"/>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25111"/>
    <w:rPr>
      <w:rFonts w:ascii="Cambria" w:eastAsia="Times New Roman" w:hAnsi="Cambria"/>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character" w:styleId="FollowedHyperlink">
    <w:name w:val="FollowedHyperlink"/>
    <w:basedOn w:val="DefaultParagraphFont"/>
    <w:uiPriority w:val="99"/>
    <w:semiHidden/>
    <w:unhideWhenUsed/>
    <w:rsid w:val="00797275"/>
    <w:rPr>
      <w:color w:val="800080"/>
      <w:u w:val="single"/>
    </w:rPr>
  </w:style>
  <w:style w:type="character" w:customStyle="1" w:styleId="ipa1">
    <w:name w:val="ipa1"/>
    <w:basedOn w:val="DefaultParagraphFont"/>
    <w:rsid w:val="001D17BD"/>
    <w:rPr>
      <w:rFonts w:ascii="Arial Unicode MS" w:eastAsia="Arial Unicode MS" w:hAnsi="Arial Unicode MS" w:cs="Arial Unicode MS" w:hint="eastAsia"/>
    </w:rPr>
  </w:style>
  <w:style w:type="character" w:customStyle="1" w:styleId="Heading3Char">
    <w:name w:val="Heading 3 Char"/>
    <w:basedOn w:val="DefaultParagraphFont"/>
    <w:link w:val="Heading3"/>
    <w:rsid w:val="00564CDD"/>
    <w:rPr>
      <w:rFonts w:ascii="Arial" w:hAnsi="Arial" w:cs="Arial"/>
      <w:b/>
      <w:bCs/>
      <w:sz w:val="26"/>
      <w:szCs w:val="26"/>
    </w:rPr>
  </w:style>
</w:styles>
</file>

<file path=word/webSettings.xml><?xml version="1.0" encoding="utf-8"?>
<w:webSettings xmlns:r="http://schemas.openxmlformats.org/officeDocument/2006/relationships" xmlns:w="http://schemas.openxmlformats.org/wordprocessingml/2006/main">
  <w:divs>
    <w:div w:id="146362625">
      <w:bodyDiv w:val="1"/>
      <w:marLeft w:val="0"/>
      <w:marRight w:val="0"/>
      <w:marTop w:val="0"/>
      <w:marBottom w:val="0"/>
      <w:divBdr>
        <w:top w:val="none" w:sz="0" w:space="0" w:color="auto"/>
        <w:left w:val="none" w:sz="0" w:space="0" w:color="auto"/>
        <w:bottom w:val="none" w:sz="0" w:space="0" w:color="auto"/>
        <w:right w:val="none" w:sz="0" w:space="0" w:color="auto"/>
      </w:divBdr>
      <w:divsChild>
        <w:div w:id="1452045580">
          <w:marLeft w:val="125"/>
          <w:marRight w:val="125"/>
          <w:marTop w:val="0"/>
          <w:marBottom w:val="0"/>
          <w:divBdr>
            <w:top w:val="none" w:sz="0" w:space="0" w:color="auto"/>
            <w:left w:val="none" w:sz="0" w:space="0" w:color="auto"/>
            <w:bottom w:val="none" w:sz="0" w:space="0" w:color="auto"/>
            <w:right w:val="none" w:sz="0" w:space="0" w:color="auto"/>
          </w:divBdr>
          <w:divsChild>
            <w:div w:id="1712222518">
              <w:marLeft w:val="0"/>
              <w:marRight w:val="0"/>
              <w:marTop w:val="0"/>
              <w:marBottom w:val="0"/>
              <w:divBdr>
                <w:top w:val="none" w:sz="0" w:space="0" w:color="auto"/>
                <w:left w:val="none" w:sz="0" w:space="0" w:color="auto"/>
                <w:bottom w:val="none" w:sz="0" w:space="0" w:color="auto"/>
                <w:right w:val="none" w:sz="0" w:space="0" w:color="auto"/>
              </w:divBdr>
              <w:divsChild>
                <w:div w:id="302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3235">
      <w:bodyDiv w:val="1"/>
      <w:marLeft w:val="0"/>
      <w:marRight w:val="0"/>
      <w:marTop w:val="0"/>
      <w:marBottom w:val="0"/>
      <w:divBdr>
        <w:top w:val="none" w:sz="0" w:space="0" w:color="auto"/>
        <w:left w:val="none" w:sz="0" w:space="0" w:color="auto"/>
        <w:bottom w:val="none" w:sz="0" w:space="0" w:color="auto"/>
        <w:right w:val="none" w:sz="0" w:space="0" w:color="auto"/>
      </w:divBdr>
      <w:divsChild>
        <w:div w:id="1786344790">
          <w:marLeft w:val="0"/>
          <w:marRight w:val="0"/>
          <w:marTop w:val="0"/>
          <w:marBottom w:val="0"/>
          <w:divBdr>
            <w:top w:val="none" w:sz="0" w:space="0" w:color="auto"/>
            <w:left w:val="none" w:sz="0" w:space="0" w:color="auto"/>
            <w:bottom w:val="none" w:sz="0" w:space="0" w:color="auto"/>
            <w:right w:val="none" w:sz="0" w:space="0" w:color="auto"/>
          </w:divBdr>
          <w:divsChild>
            <w:div w:id="1224677110">
              <w:marLeft w:val="0"/>
              <w:marRight w:val="0"/>
              <w:marTop w:val="0"/>
              <w:marBottom w:val="0"/>
              <w:divBdr>
                <w:top w:val="none" w:sz="0" w:space="0" w:color="auto"/>
                <w:left w:val="none" w:sz="0" w:space="0" w:color="auto"/>
                <w:bottom w:val="none" w:sz="0" w:space="0" w:color="auto"/>
                <w:right w:val="none" w:sz="0" w:space="0" w:color="auto"/>
              </w:divBdr>
              <w:divsChild>
                <w:div w:id="914314314">
                  <w:marLeft w:val="0"/>
                  <w:marRight w:val="0"/>
                  <w:marTop w:val="0"/>
                  <w:marBottom w:val="0"/>
                  <w:divBdr>
                    <w:top w:val="none" w:sz="0" w:space="0" w:color="auto"/>
                    <w:left w:val="none" w:sz="0" w:space="0" w:color="auto"/>
                    <w:bottom w:val="none" w:sz="0" w:space="0" w:color="auto"/>
                    <w:right w:val="none" w:sz="0" w:space="0" w:color="auto"/>
                  </w:divBdr>
                  <w:divsChild>
                    <w:div w:id="1969821646">
                      <w:marLeft w:val="0"/>
                      <w:marRight w:val="0"/>
                      <w:marTop w:val="0"/>
                      <w:marBottom w:val="0"/>
                      <w:divBdr>
                        <w:top w:val="none" w:sz="0" w:space="0" w:color="auto"/>
                        <w:left w:val="none" w:sz="0" w:space="0" w:color="auto"/>
                        <w:bottom w:val="none" w:sz="0" w:space="0" w:color="auto"/>
                        <w:right w:val="none" w:sz="0" w:space="0" w:color="auto"/>
                      </w:divBdr>
                      <w:divsChild>
                        <w:div w:id="672227254">
                          <w:marLeft w:val="0"/>
                          <w:marRight w:val="0"/>
                          <w:marTop w:val="0"/>
                          <w:marBottom w:val="0"/>
                          <w:divBdr>
                            <w:top w:val="none" w:sz="0" w:space="0" w:color="auto"/>
                            <w:left w:val="none" w:sz="0" w:space="0" w:color="auto"/>
                            <w:bottom w:val="none" w:sz="0" w:space="0" w:color="auto"/>
                            <w:right w:val="none" w:sz="0" w:space="0" w:color="auto"/>
                          </w:divBdr>
                          <w:divsChild>
                            <w:div w:id="1891572098">
                              <w:marLeft w:val="0"/>
                              <w:marRight w:val="0"/>
                              <w:marTop w:val="0"/>
                              <w:marBottom w:val="0"/>
                              <w:divBdr>
                                <w:top w:val="none" w:sz="0" w:space="0" w:color="auto"/>
                                <w:left w:val="none" w:sz="0" w:space="0" w:color="auto"/>
                                <w:bottom w:val="none" w:sz="0" w:space="0" w:color="auto"/>
                                <w:right w:val="none" w:sz="0" w:space="0" w:color="auto"/>
                              </w:divBdr>
                              <w:divsChild>
                                <w:div w:id="582031588">
                                  <w:marLeft w:val="0"/>
                                  <w:marRight w:val="0"/>
                                  <w:marTop w:val="0"/>
                                  <w:marBottom w:val="0"/>
                                  <w:divBdr>
                                    <w:top w:val="none" w:sz="0" w:space="0" w:color="auto"/>
                                    <w:left w:val="none" w:sz="0" w:space="0" w:color="auto"/>
                                    <w:bottom w:val="none" w:sz="0" w:space="0" w:color="auto"/>
                                    <w:right w:val="none" w:sz="0" w:space="0" w:color="auto"/>
                                  </w:divBdr>
                                  <w:divsChild>
                                    <w:div w:id="1574973527">
                                      <w:marLeft w:val="0"/>
                                      <w:marRight w:val="0"/>
                                      <w:marTop w:val="0"/>
                                      <w:marBottom w:val="0"/>
                                      <w:divBdr>
                                        <w:top w:val="none" w:sz="0" w:space="0" w:color="auto"/>
                                        <w:left w:val="none" w:sz="0" w:space="0" w:color="auto"/>
                                        <w:bottom w:val="none" w:sz="0" w:space="0" w:color="auto"/>
                                        <w:right w:val="none" w:sz="0" w:space="0" w:color="auto"/>
                                      </w:divBdr>
                                    </w:div>
                                    <w:div w:id="1815248517">
                                      <w:marLeft w:val="0"/>
                                      <w:marRight w:val="0"/>
                                      <w:marTop w:val="0"/>
                                      <w:marBottom w:val="0"/>
                                      <w:divBdr>
                                        <w:top w:val="none" w:sz="0" w:space="0" w:color="auto"/>
                                        <w:left w:val="none" w:sz="0" w:space="0" w:color="auto"/>
                                        <w:bottom w:val="none" w:sz="0" w:space="0" w:color="auto"/>
                                        <w:right w:val="none" w:sz="0" w:space="0" w:color="auto"/>
                                      </w:divBdr>
                                    </w:div>
                                  </w:divsChild>
                                </w:div>
                                <w:div w:id="1470510006">
                                  <w:marLeft w:val="0"/>
                                  <w:marRight w:val="0"/>
                                  <w:marTop w:val="0"/>
                                  <w:marBottom w:val="0"/>
                                  <w:divBdr>
                                    <w:top w:val="none" w:sz="0" w:space="0" w:color="auto"/>
                                    <w:left w:val="none" w:sz="0" w:space="0" w:color="auto"/>
                                    <w:bottom w:val="none" w:sz="0" w:space="0" w:color="auto"/>
                                    <w:right w:val="none" w:sz="0" w:space="0" w:color="auto"/>
                                  </w:divBdr>
                                  <w:divsChild>
                                    <w:div w:id="100151785">
                                      <w:marLeft w:val="0"/>
                                      <w:marRight w:val="0"/>
                                      <w:marTop w:val="0"/>
                                      <w:marBottom w:val="0"/>
                                      <w:divBdr>
                                        <w:top w:val="none" w:sz="0" w:space="0" w:color="auto"/>
                                        <w:left w:val="none" w:sz="0" w:space="0" w:color="auto"/>
                                        <w:bottom w:val="none" w:sz="0" w:space="0" w:color="auto"/>
                                        <w:right w:val="none" w:sz="0" w:space="0" w:color="auto"/>
                                      </w:divBdr>
                                    </w:div>
                                    <w:div w:id="159331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58764">
      <w:bodyDiv w:val="1"/>
      <w:marLeft w:val="0"/>
      <w:marRight w:val="0"/>
      <w:marTop w:val="0"/>
      <w:marBottom w:val="0"/>
      <w:divBdr>
        <w:top w:val="none" w:sz="0" w:space="0" w:color="auto"/>
        <w:left w:val="none" w:sz="0" w:space="0" w:color="auto"/>
        <w:bottom w:val="none" w:sz="0" w:space="0" w:color="auto"/>
        <w:right w:val="none" w:sz="0" w:space="0" w:color="auto"/>
      </w:divBdr>
      <w:divsChild>
        <w:div w:id="1626305674">
          <w:marLeft w:val="0"/>
          <w:marRight w:val="0"/>
          <w:marTop w:val="0"/>
          <w:marBottom w:val="0"/>
          <w:divBdr>
            <w:top w:val="none" w:sz="0" w:space="0" w:color="auto"/>
            <w:left w:val="none" w:sz="0" w:space="0" w:color="auto"/>
            <w:bottom w:val="none" w:sz="0" w:space="0" w:color="auto"/>
            <w:right w:val="none" w:sz="0" w:space="0" w:color="auto"/>
          </w:divBdr>
          <w:divsChild>
            <w:div w:id="1423573982">
              <w:marLeft w:val="0"/>
              <w:marRight w:val="0"/>
              <w:marTop w:val="0"/>
              <w:marBottom w:val="0"/>
              <w:divBdr>
                <w:top w:val="none" w:sz="0" w:space="0" w:color="auto"/>
                <w:left w:val="none" w:sz="0" w:space="0" w:color="auto"/>
                <w:bottom w:val="none" w:sz="0" w:space="0" w:color="auto"/>
                <w:right w:val="none" w:sz="0" w:space="0" w:color="auto"/>
              </w:divBdr>
              <w:divsChild>
                <w:div w:id="1489707052">
                  <w:marLeft w:val="0"/>
                  <w:marRight w:val="0"/>
                  <w:marTop w:val="0"/>
                  <w:marBottom w:val="0"/>
                  <w:divBdr>
                    <w:top w:val="none" w:sz="0" w:space="0" w:color="auto"/>
                    <w:left w:val="none" w:sz="0" w:space="0" w:color="auto"/>
                    <w:bottom w:val="none" w:sz="0" w:space="0" w:color="auto"/>
                    <w:right w:val="none" w:sz="0" w:space="0" w:color="auto"/>
                  </w:divBdr>
                  <w:divsChild>
                    <w:div w:id="197232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103955">
      <w:bodyDiv w:val="1"/>
      <w:marLeft w:val="0"/>
      <w:marRight w:val="0"/>
      <w:marTop w:val="0"/>
      <w:marBottom w:val="0"/>
      <w:divBdr>
        <w:top w:val="none" w:sz="0" w:space="0" w:color="auto"/>
        <w:left w:val="none" w:sz="0" w:space="0" w:color="auto"/>
        <w:bottom w:val="none" w:sz="0" w:space="0" w:color="auto"/>
        <w:right w:val="none" w:sz="0" w:space="0" w:color="auto"/>
      </w:divBdr>
      <w:divsChild>
        <w:div w:id="1173257912">
          <w:marLeft w:val="0"/>
          <w:marRight w:val="0"/>
          <w:marTop w:val="0"/>
          <w:marBottom w:val="0"/>
          <w:divBdr>
            <w:top w:val="none" w:sz="0" w:space="0" w:color="auto"/>
            <w:left w:val="none" w:sz="0" w:space="0" w:color="auto"/>
            <w:bottom w:val="none" w:sz="0" w:space="0" w:color="auto"/>
            <w:right w:val="none" w:sz="0" w:space="0" w:color="auto"/>
          </w:divBdr>
          <w:divsChild>
            <w:div w:id="51211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2289">
      <w:bodyDiv w:val="1"/>
      <w:marLeft w:val="0"/>
      <w:marRight w:val="0"/>
      <w:marTop w:val="0"/>
      <w:marBottom w:val="0"/>
      <w:divBdr>
        <w:top w:val="none" w:sz="0" w:space="0" w:color="auto"/>
        <w:left w:val="none" w:sz="0" w:space="0" w:color="auto"/>
        <w:bottom w:val="none" w:sz="0" w:space="0" w:color="auto"/>
        <w:right w:val="none" w:sz="0" w:space="0" w:color="auto"/>
      </w:divBdr>
      <w:divsChild>
        <w:div w:id="637107496">
          <w:marLeft w:val="0"/>
          <w:marRight w:val="0"/>
          <w:marTop w:val="0"/>
          <w:marBottom w:val="0"/>
          <w:divBdr>
            <w:top w:val="none" w:sz="0" w:space="0" w:color="auto"/>
            <w:left w:val="none" w:sz="0" w:space="0" w:color="auto"/>
            <w:bottom w:val="none" w:sz="0" w:space="0" w:color="auto"/>
            <w:right w:val="none" w:sz="0" w:space="0" w:color="auto"/>
          </w:divBdr>
          <w:divsChild>
            <w:div w:id="1422143772">
              <w:marLeft w:val="0"/>
              <w:marRight w:val="0"/>
              <w:marTop w:val="0"/>
              <w:marBottom w:val="0"/>
              <w:divBdr>
                <w:top w:val="none" w:sz="0" w:space="0" w:color="auto"/>
                <w:left w:val="none" w:sz="0" w:space="0" w:color="auto"/>
                <w:bottom w:val="none" w:sz="0" w:space="0" w:color="auto"/>
                <w:right w:val="none" w:sz="0" w:space="0" w:color="auto"/>
              </w:divBdr>
              <w:divsChild>
                <w:div w:id="1436561717">
                  <w:marLeft w:val="0"/>
                  <w:marRight w:val="0"/>
                  <w:marTop w:val="0"/>
                  <w:marBottom w:val="0"/>
                  <w:divBdr>
                    <w:top w:val="none" w:sz="0" w:space="0" w:color="auto"/>
                    <w:left w:val="none" w:sz="0" w:space="0" w:color="auto"/>
                    <w:bottom w:val="none" w:sz="0" w:space="0" w:color="auto"/>
                    <w:right w:val="none" w:sz="0" w:space="0" w:color="auto"/>
                  </w:divBdr>
                  <w:divsChild>
                    <w:div w:id="29263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99270">
      <w:bodyDiv w:val="1"/>
      <w:marLeft w:val="0"/>
      <w:marRight w:val="0"/>
      <w:marTop w:val="0"/>
      <w:marBottom w:val="0"/>
      <w:divBdr>
        <w:top w:val="none" w:sz="0" w:space="0" w:color="auto"/>
        <w:left w:val="none" w:sz="0" w:space="0" w:color="auto"/>
        <w:bottom w:val="none" w:sz="0" w:space="0" w:color="auto"/>
        <w:right w:val="none" w:sz="0" w:space="0" w:color="auto"/>
      </w:divBdr>
      <w:divsChild>
        <w:div w:id="400759857">
          <w:marLeft w:val="0"/>
          <w:marRight w:val="0"/>
          <w:marTop w:val="0"/>
          <w:marBottom w:val="0"/>
          <w:divBdr>
            <w:top w:val="none" w:sz="0" w:space="0" w:color="auto"/>
            <w:left w:val="none" w:sz="0" w:space="0" w:color="auto"/>
            <w:bottom w:val="none" w:sz="0" w:space="0" w:color="auto"/>
            <w:right w:val="none" w:sz="0" w:space="0" w:color="auto"/>
          </w:divBdr>
          <w:divsChild>
            <w:div w:id="171261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159761">
      <w:bodyDiv w:val="1"/>
      <w:marLeft w:val="0"/>
      <w:marRight w:val="0"/>
      <w:marTop w:val="0"/>
      <w:marBottom w:val="0"/>
      <w:divBdr>
        <w:top w:val="none" w:sz="0" w:space="0" w:color="auto"/>
        <w:left w:val="none" w:sz="0" w:space="0" w:color="auto"/>
        <w:bottom w:val="none" w:sz="0" w:space="0" w:color="auto"/>
        <w:right w:val="none" w:sz="0" w:space="0" w:color="auto"/>
      </w:divBdr>
      <w:divsChild>
        <w:div w:id="1570650093">
          <w:marLeft w:val="0"/>
          <w:marRight w:val="0"/>
          <w:marTop w:val="0"/>
          <w:marBottom w:val="0"/>
          <w:divBdr>
            <w:top w:val="none" w:sz="0" w:space="0" w:color="auto"/>
            <w:left w:val="none" w:sz="0" w:space="0" w:color="auto"/>
            <w:bottom w:val="none" w:sz="0" w:space="0" w:color="auto"/>
            <w:right w:val="none" w:sz="0" w:space="0" w:color="auto"/>
          </w:divBdr>
          <w:divsChild>
            <w:div w:id="1514953653">
              <w:marLeft w:val="0"/>
              <w:marRight w:val="0"/>
              <w:marTop w:val="0"/>
              <w:marBottom w:val="0"/>
              <w:divBdr>
                <w:top w:val="none" w:sz="0" w:space="0" w:color="auto"/>
                <w:left w:val="none" w:sz="0" w:space="0" w:color="auto"/>
                <w:bottom w:val="none" w:sz="0" w:space="0" w:color="auto"/>
                <w:right w:val="none" w:sz="0" w:space="0" w:color="auto"/>
              </w:divBdr>
              <w:divsChild>
                <w:div w:id="366836617">
                  <w:marLeft w:val="0"/>
                  <w:marRight w:val="0"/>
                  <w:marTop w:val="0"/>
                  <w:marBottom w:val="0"/>
                  <w:divBdr>
                    <w:top w:val="none" w:sz="0" w:space="0" w:color="auto"/>
                    <w:left w:val="none" w:sz="0" w:space="0" w:color="auto"/>
                    <w:bottom w:val="none" w:sz="0" w:space="0" w:color="auto"/>
                    <w:right w:val="none" w:sz="0" w:space="0" w:color="auto"/>
                  </w:divBdr>
                  <w:divsChild>
                    <w:div w:id="190907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508412">
      <w:bodyDiv w:val="1"/>
      <w:marLeft w:val="0"/>
      <w:marRight w:val="0"/>
      <w:marTop w:val="0"/>
      <w:marBottom w:val="0"/>
      <w:divBdr>
        <w:top w:val="none" w:sz="0" w:space="0" w:color="auto"/>
        <w:left w:val="none" w:sz="0" w:space="0" w:color="auto"/>
        <w:bottom w:val="none" w:sz="0" w:space="0" w:color="auto"/>
        <w:right w:val="none" w:sz="0" w:space="0" w:color="auto"/>
      </w:divBdr>
      <w:divsChild>
        <w:div w:id="1563062120">
          <w:marLeft w:val="0"/>
          <w:marRight w:val="0"/>
          <w:marTop w:val="0"/>
          <w:marBottom w:val="0"/>
          <w:divBdr>
            <w:top w:val="none" w:sz="0" w:space="0" w:color="auto"/>
            <w:left w:val="none" w:sz="0" w:space="0" w:color="auto"/>
            <w:bottom w:val="none" w:sz="0" w:space="0" w:color="auto"/>
            <w:right w:val="none" w:sz="0" w:space="0" w:color="auto"/>
          </w:divBdr>
          <w:divsChild>
            <w:div w:id="20561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1101">
      <w:bodyDiv w:val="1"/>
      <w:marLeft w:val="0"/>
      <w:marRight w:val="0"/>
      <w:marTop w:val="0"/>
      <w:marBottom w:val="0"/>
      <w:divBdr>
        <w:top w:val="none" w:sz="0" w:space="0" w:color="auto"/>
        <w:left w:val="none" w:sz="0" w:space="0" w:color="auto"/>
        <w:bottom w:val="none" w:sz="0" w:space="0" w:color="auto"/>
        <w:right w:val="none" w:sz="0" w:space="0" w:color="auto"/>
      </w:divBdr>
      <w:divsChild>
        <w:div w:id="1467973295">
          <w:marLeft w:val="0"/>
          <w:marRight w:val="0"/>
          <w:marTop w:val="0"/>
          <w:marBottom w:val="0"/>
          <w:divBdr>
            <w:top w:val="none" w:sz="0" w:space="0" w:color="auto"/>
            <w:left w:val="none" w:sz="0" w:space="0" w:color="auto"/>
            <w:bottom w:val="none" w:sz="0" w:space="0" w:color="auto"/>
            <w:right w:val="none" w:sz="0" w:space="0" w:color="auto"/>
          </w:divBdr>
          <w:divsChild>
            <w:div w:id="161746200">
              <w:marLeft w:val="0"/>
              <w:marRight w:val="0"/>
              <w:marTop w:val="0"/>
              <w:marBottom w:val="0"/>
              <w:divBdr>
                <w:top w:val="none" w:sz="0" w:space="0" w:color="auto"/>
                <w:left w:val="none" w:sz="0" w:space="0" w:color="auto"/>
                <w:bottom w:val="none" w:sz="0" w:space="0" w:color="auto"/>
                <w:right w:val="none" w:sz="0" w:space="0" w:color="auto"/>
              </w:divBdr>
              <w:divsChild>
                <w:div w:id="159620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874343">
      <w:bodyDiv w:val="1"/>
      <w:marLeft w:val="0"/>
      <w:marRight w:val="0"/>
      <w:marTop w:val="0"/>
      <w:marBottom w:val="0"/>
      <w:divBdr>
        <w:top w:val="none" w:sz="0" w:space="0" w:color="auto"/>
        <w:left w:val="none" w:sz="0" w:space="0" w:color="auto"/>
        <w:bottom w:val="none" w:sz="0" w:space="0" w:color="auto"/>
        <w:right w:val="none" w:sz="0" w:space="0" w:color="auto"/>
      </w:divBdr>
      <w:divsChild>
        <w:div w:id="1050350007">
          <w:marLeft w:val="0"/>
          <w:marRight w:val="0"/>
          <w:marTop w:val="0"/>
          <w:marBottom w:val="0"/>
          <w:divBdr>
            <w:top w:val="none" w:sz="0" w:space="0" w:color="auto"/>
            <w:left w:val="none" w:sz="0" w:space="0" w:color="auto"/>
            <w:bottom w:val="none" w:sz="0" w:space="0" w:color="auto"/>
            <w:right w:val="none" w:sz="0" w:space="0" w:color="auto"/>
          </w:divBdr>
          <w:divsChild>
            <w:div w:id="898980905">
              <w:marLeft w:val="0"/>
              <w:marRight w:val="0"/>
              <w:marTop w:val="0"/>
              <w:marBottom w:val="0"/>
              <w:divBdr>
                <w:top w:val="none" w:sz="0" w:space="0" w:color="auto"/>
                <w:left w:val="none" w:sz="0" w:space="0" w:color="auto"/>
                <w:bottom w:val="none" w:sz="0" w:space="0" w:color="auto"/>
                <w:right w:val="none" w:sz="0" w:space="0" w:color="auto"/>
              </w:divBdr>
              <w:divsChild>
                <w:div w:id="2020808487">
                  <w:marLeft w:val="0"/>
                  <w:marRight w:val="0"/>
                  <w:marTop w:val="0"/>
                  <w:marBottom w:val="0"/>
                  <w:divBdr>
                    <w:top w:val="none" w:sz="0" w:space="0" w:color="auto"/>
                    <w:left w:val="none" w:sz="0" w:space="0" w:color="auto"/>
                    <w:bottom w:val="none" w:sz="0" w:space="0" w:color="auto"/>
                    <w:right w:val="none" w:sz="0" w:space="0" w:color="auto"/>
                  </w:divBdr>
                  <w:divsChild>
                    <w:div w:id="1516922717">
                      <w:marLeft w:val="0"/>
                      <w:marRight w:val="0"/>
                      <w:marTop w:val="0"/>
                      <w:marBottom w:val="0"/>
                      <w:divBdr>
                        <w:top w:val="none" w:sz="0" w:space="0" w:color="auto"/>
                        <w:left w:val="none" w:sz="0" w:space="0" w:color="auto"/>
                        <w:bottom w:val="none" w:sz="0" w:space="0" w:color="auto"/>
                        <w:right w:val="none" w:sz="0" w:space="0" w:color="auto"/>
                      </w:divBdr>
                      <w:divsChild>
                        <w:div w:id="1298140850">
                          <w:marLeft w:val="0"/>
                          <w:marRight w:val="0"/>
                          <w:marTop w:val="0"/>
                          <w:marBottom w:val="0"/>
                          <w:divBdr>
                            <w:top w:val="none" w:sz="0" w:space="0" w:color="auto"/>
                            <w:left w:val="none" w:sz="0" w:space="0" w:color="auto"/>
                            <w:bottom w:val="none" w:sz="0" w:space="0" w:color="auto"/>
                            <w:right w:val="none" w:sz="0" w:space="0" w:color="auto"/>
                          </w:divBdr>
                          <w:divsChild>
                            <w:div w:id="1281885123">
                              <w:marLeft w:val="0"/>
                              <w:marRight w:val="0"/>
                              <w:marTop w:val="0"/>
                              <w:marBottom w:val="0"/>
                              <w:divBdr>
                                <w:top w:val="none" w:sz="0" w:space="0" w:color="auto"/>
                                <w:left w:val="none" w:sz="0" w:space="0" w:color="auto"/>
                                <w:bottom w:val="none" w:sz="0" w:space="0" w:color="auto"/>
                                <w:right w:val="none" w:sz="0" w:space="0" w:color="auto"/>
                              </w:divBdr>
                              <w:divsChild>
                                <w:div w:id="246232026">
                                  <w:marLeft w:val="0"/>
                                  <w:marRight w:val="0"/>
                                  <w:marTop w:val="0"/>
                                  <w:marBottom w:val="0"/>
                                  <w:divBdr>
                                    <w:top w:val="none" w:sz="0" w:space="0" w:color="auto"/>
                                    <w:left w:val="none" w:sz="0" w:space="0" w:color="auto"/>
                                    <w:bottom w:val="none" w:sz="0" w:space="0" w:color="auto"/>
                                    <w:right w:val="none" w:sz="0" w:space="0" w:color="auto"/>
                                  </w:divBdr>
                                  <w:divsChild>
                                    <w:div w:id="1111238492">
                                      <w:marLeft w:val="0"/>
                                      <w:marRight w:val="0"/>
                                      <w:marTop w:val="0"/>
                                      <w:marBottom w:val="0"/>
                                      <w:divBdr>
                                        <w:top w:val="none" w:sz="0" w:space="0" w:color="auto"/>
                                        <w:left w:val="none" w:sz="0" w:space="0" w:color="auto"/>
                                        <w:bottom w:val="none" w:sz="0" w:space="0" w:color="auto"/>
                                        <w:right w:val="none" w:sz="0" w:space="0" w:color="auto"/>
                                      </w:divBdr>
                                      <w:divsChild>
                                        <w:div w:id="7159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5997294">
      <w:bodyDiv w:val="1"/>
      <w:marLeft w:val="0"/>
      <w:marRight w:val="0"/>
      <w:marTop w:val="0"/>
      <w:marBottom w:val="0"/>
      <w:divBdr>
        <w:top w:val="none" w:sz="0" w:space="0" w:color="auto"/>
        <w:left w:val="none" w:sz="0" w:space="0" w:color="auto"/>
        <w:bottom w:val="none" w:sz="0" w:space="0" w:color="auto"/>
        <w:right w:val="none" w:sz="0" w:space="0" w:color="auto"/>
      </w:divBdr>
      <w:divsChild>
        <w:div w:id="1111438431">
          <w:marLeft w:val="0"/>
          <w:marRight w:val="0"/>
          <w:marTop w:val="0"/>
          <w:marBottom w:val="0"/>
          <w:divBdr>
            <w:top w:val="none" w:sz="0" w:space="0" w:color="auto"/>
            <w:left w:val="none" w:sz="0" w:space="0" w:color="auto"/>
            <w:bottom w:val="none" w:sz="0" w:space="0" w:color="auto"/>
            <w:right w:val="none" w:sz="0" w:space="0" w:color="auto"/>
          </w:divBdr>
          <w:divsChild>
            <w:div w:id="1290818938">
              <w:marLeft w:val="0"/>
              <w:marRight w:val="0"/>
              <w:marTop w:val="0"/>
              <w:marBottom w:val="0"/>
              <w:divBdr>
                <w:top w:val="none" w:sz="0" w:space="0" w:color="auto"/>
                <w:left w:val="none" w:sz="0" w:space="0" w:color="auto"/>
                <w:bottom w:val="none" w:sz="0" w:space="0" w:color="auto"/>
                <w:right w:val="none" w:sz="0" w:space="0" w:color="auto"/>
              </w:divBdr>
              <w:divsChild>
                <w:div w:id="263730128">
                  <w:marLeft w:val="0"/>
                  <w:marRight w:val="0"/>
                  <w:marTop w:val="0"/>
                  <w:marBottom w:val="0"/>
                  <w:divBdr>
                    <w:top w:val="none" w:sz="0" w:space="0" w:color="auto"/>
                    <w:left w:val="none" w:sz="0" w:space="0" w:color="auto"/>
                    <w:bottom w:val="none" w:sz="0" w:space="0" w:color="auto"/>
                    <w:right w:val="none" w:sz="0" w:space="0" w:color="auto"/>
                  </w:divBdr>
                  <w:divsChild>
                    <w:div w:id="7066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154523">
      <w:bodyDiv w:val="1"/>
      <w:marLeft w:val="0"/>
      <w:marRight w:val="0"/>
      <w:marTop w:val="0"/>
      <w:marBottom w:val="0"/>
      <w:divBdr>
        <w:top w:val="none" w:sz="0" w:space="0" w:color="auto"/>
        <w:left w:val="none" w:sz="0" w:space="0" w:color="auto"/>
        <w:bottom w:val="none" w:sz="0" w:space="0" w:color="auto"/>
        <w:right w:val="none" w:sz="0" w:space="0" w:color="auto"/>
      </w:divBdr>
      <w:divsChild>
        <w:div w:id="1776752249">
          <w:marLeft w:val="0"/>
          <w:marRight w:val="0"/>
          <w:marTop w:val="0"/>
          <w:marBottom w:val="0"/>
          <w:divBdr>
            <w:top w:val="none" w:sz="0" w:space="0" w:color="auto"/>
            <w:left w:val="none" w:sz="0" w:space="0" w:color="auto"/>
            <w:bottom w:val="none" w:sz="0" w:space="0" w:color="auto"/>
            <w:right w:val="none" w:sz="0" w:space="0" w:color="auto"/>
          </w:divBdr>
          <w:divsChild>
            <w:div w:id="540285056">
              <w:marLeft w:val="0"/>
              <w:marRight w:val="0"/>
              <w:marTop w:val="0"/>
              <w:marBottom w:val="0"/>
              <w:divBdr>
                <w:top w:val="none" w:sz="0" w:space="0" w:color="auto"/>
                <w:left w:val="none" w:sz="0" w:space="0" w:color="auto"/>
                <w:bottom w:val="none" w:sz="0" w:space="0" w:color="auto"/>
                <w:right w:val="none" w:sz="0" w:space="0" w:color="auto"/>
              </w:divBdr>
              <w:divsChild>
                <w:div w:id="913662350">
                  <w:marLeft w:val="0"/>
                  <w:marRight w:val="0"/>
                  <w:marTop w:val="0"/>
                  <w:marBottom w:val="0"/>
                  <w:divBdr>
                    <w:top w:val="none" w:sz="0" w:space="0" w:color="auto"/>
                    <w:left w:val="none" w:sz="0" w:space="0" w:color="auto"/>
                    <w:bottom w:val="none" w:sz="0" w:space="0" w:color="auto"/>
                    <w:right w:val="none" w:sz="0" w:space="0" w:color="auto"/>
                  </w:divBdr>
                  <w:divsChild>
                    <w:div w:id="43456588">
                      <w:marLeft w:val="0"/>
                      <w:marRight w:val="0"/>
                      <w:marTop w:val="0"/>
                      <w:marBottom w:val="0"/>
                      <w:divBdr>
                        <w:top w:val="none" w:sz="0" w:space="0" w:color="auto"/>
                        <w:left w:val="none" w:sz="0" w:space="0" w:color="auto"/>
                        <w:bottom w:val="none" w:sz="0" w:space="0" w:color="auto"/>
                        <w:right w:val="none" w:sz="0" w:space="0" w:color="auto"/>
                      </w:divBdr>
                      <w:divsChild>
                        <w:div w:id="1242568512">
                          <w:marLeft w:val="0"/>
                          <w:marRight w:val="0"/>
                          <w:marTop w:val="0"/>
                          <w:marBottom w:val="0"/>
                          <w:divBdr>
                            <w:top w:val="none" w:sz="0" w:space="0" w:color="auto"/>
                            <w:left w:val="none" w:sz="0" w:space="0" w:color="auto"/>
                            <w:bottom w:val="none" w:sz="0" w:space="0" w:color="auto"/>
                            <w:right w:val="none" w:sz="0" w:space="0" w:color="auto"/>
                          </w:divBdr>
                          <w:divsChild>
                            <w:div w:id="1323193966">
                              <w:marLeft w:val="0"/>
                              <w:marRight w:val="0"/>
                              <w:marTop w:val="0"/>
                              <w:marBottom w:val="0"/>
                              <w:divBdr>
                                <w:top w:val="none" w:sz="0" w:space="0" w:color="auto"/>
                                <w:left w:val="none" w:sz="0" w:space="0" w:color="auto"/>
                                <w:bottom w:val="none" w:sz="0" w:space="0" w:color="auto"/>
                                <w:right w:val="none" w:sz="0" w:space="0" w:color="auto"/>
                              </w:divBdr>
                              <w:divsChild>
                                <w:div w:id="943850358">
                                  <w:marLeft w:val="0"/>
                                  <w:marRight w:val="0"/>
                                  <w:marTop w:val="0"/>
                                  <w:marBottom w:val="207"/>
                                  <w:divBdr>
                                    <w:top w:val="single" w:sz="4" w:space="0" w:color="FAE4BF"/>
                                    <w:left w:val="single" w:sz="4" w:space="0" w:color="FAE4BF"/>
                                    <w:bottom w:val="single" w:sz="4" w:space="0" w:color="FAE4BF"/>
                                    <w:right w:val="single" w:sz="4" w:space="0" w:color="FAE4BF"/>
                                  </w:divBdr>
                                  <w:divsChild>
                                    <w:div w:id="1254435611">
                                      <w:marLeft w:val="0"/>
                                      <w:marRight w:val="0"/>
                                      <w:marTop w:val="0"/>
                                      <w:marBottom w:val="0"/>
                                      <w:divBdr>
                                        <w:top w:val="none" w:sz="0" w:space="0" w:color="auto"/>
                                        <w:left w:val="none" w:sz="0" w:space="0" w:color="auto"/>
                                        <w:bottom w:val="none" w:sz="0" w:space="0" w:color="auto"/>
                                        <w:right w:val="none" w:sz="0" w:space="0" w:color="auto"/>
                                      </w:divBdr>
                                      <w:divsChild>
                                        <w:div w:id="1412042848">
                                          <w:marLeft w:val="0"/>
                                          <w:marRight w:val="0"/>
                                          <w:marTop w:val="0"/>
                                          <w:marBottom w:val="0"/>
                                          <w:divBdr>
                                            <w:top w:val="none" w:sz="0" w:space="0" w:color="auto"/>
                                            <w:left w:val="none" w:sz="0" w:space="0" w:color="auto"/>
                                            <w:bottom w:val="none" w:sz="0" w:space="0" w:color="auto"/>
                                            <w:right w:val="none" w:sz="0" w:space="0" w:color="auto"/>
                                          </w:divBdr>
                                          <w:divsChild>
                                            <w:div w:id="1323965467">
                                              <w:marLeft w:val="0"/>
                                              <w:marRight w:val="0"/>
                                              <w:marTop w:val="0"/>
                                              <w:marBottom w:val="17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606318">
      <w:bodyDiv w:val="1"/>
      <w:marLeft w:val="0"/>
      <w:marRight w:val="0"/>
      <w:marTop w:val="0"/>
      <w:marBottom w:val="0"/>
      <w:divBdr>
        <w:top w:val="none" w:sz="0" w:space="0" w:color="auto"/>
        <w:left w:val="none" w:sz="0" w:space="0" w:color="auto"/>
        <w:bottom w:val="none" w:sz="0" w:space="0" w:color="auto"/>
        <w:right w:val="none" w:sz="0" w:space="0" w:color="auto"/>
      </w:divBdr>
    </w:div>
    <w:div w:id="1130514848">
      <w:bodyDiv w:val="1"/>
      <w:marLeft w:val="0"/>
      <w:marRight w:val="0"/>
      <w:marTop w:val="0"/>
      <w:marBottom w:val="0"/>
      <w:divBdr>
        <w:top w:val="none" w:sz="0" w:space="0" w:color="auto"/>
        <w:left w:val="none" w:sz="0" w:space="0" w:color="auto"/>
        <w:bottom w:val="none" w:sz="0" w:space="0" w:color="auto"/>
        <w:right w:val="none" w:sz="0" w:space="0" w:color="auto"/>
      </w:divBdr>
      <w:divsChild>
        <w:div w:id="1016926324">
          <w:marLeft w:val="0"/>
          <w:marRight w:val="0"/>
          <w:marTop w:val="0"/>
          <w:marBottom w:val="0"/>
          <w:divBdr>
            <w:top w:val="none" w:sz="0" w:space="0" w:color="auto"/>
            <w:left w:val="none" w:sz="0" w:space="0" w:color="auto"/>
            <w:bottom w:val="none" w:sz="0" w:space="0" w:color="auto"/>
            <w:right w:val="none" w:sz="0" w:space="0" w:color="auto"/>
          </w:divBdr>
          <w:divsChild>
            <w:div w:id="1181548889">
              <w:marLeft w:val="0"/>
              <w:marRight w:val="0"/>
              <w:marTop w:val="0"/>
              <w:marBottom w:val="0"/>
              <w:divBdr>
                <w:top w:val="none" w:sz="0" w:space="0" w:color="auto"/>
                <w:left w:val="none" w:sz="0" w:space="0" w:color="auto"/>
                <w:bottom w:val="none" w:sz="0" w:space="0" w:color="auto"/>
                <w:right w:val="none" w:sz="0" w:space="0" w:color="auto"/>
              </w:divBdr>
              <w:divsChild>
                <w:div w:id="1837918944">
                  <w:marLeft w:val="0"/>
                  <w:marRight w:val="0"/>
                  <w:marTop w:val="0"/>
                  <w:marBottom w:val="0"/>
                  <w:divBdr>
                    <w:top w:val="none" w:sz="0" w:space="0" w:color="auto"/>
                    <w:left w:val="none" w:sz="0" w:space="0" w:color="auto"/>
                    <w:bottom w:val="none" w:sz="0" w:space="0" w:color="auto"/>
                    <w:right w:val="none" w:sz="0" w:space="0" w:color="auto"/>
                  </w:divBdr>
                  <w:divsChild>
                    <w:div w:id="752823959">
                      <w:marLeft w:val="0"/>
                      <w:marRight w:val="0"/>
                      <w:marTop w:val="0"/>
                      <w:marBottom w:val="0"/>
                      <w:divBdr>
                        <w:top w:val="none" w:sz="0" w:space="0" w:color="auto"/>
                        <w:left w:val="none" w:sz="0" w:space="0" w:color="auto"/>
                        <w:bottom w:val="none" w:sz="0" w:space="0" w:color="auto"/>
                        <w:right w:val="none" w:sz="0" w:space="0" w:color="auto"/>
                      </w:divBdr>
                      <w:divsChild>
                        <w:div w:id="104969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048856">
      <w:bodyDiv w:val="1"/>
      <w:marLeft w:val="0"/>
      <w:marRight w:val="0"/>
      <w:marTop w:val="0"/>
      <w:marBottom w:val="0"/>
      <w:divBdr>
        <w:top w:val="none" w:sz="0" w:space="0" w:color="auto"/>
        <w:left w:val="none" w:sz="0" w:space="0" w:color="auto"/>
        <w:bottom w:val="none" w:sz="0" w:space="0" w:color="auto"/>
        <w:right w:val="none" w:sz="0" w:space="0" w:color="auto"/>
      </w:divBdr>
      <w:divsChild>
        <w:div w:id="1518041388">
          <w:marLeft w:val="0"/>
          <w:marRight w:val="0"/>
          <w:marTop w:val="0"/>
          <w:marBottom w:val="0"/>
          <w:divBdr>
            <w:top w:val="none" w:sz="0" w:space="0" w:color="auto"/>
            <w:left w:val="none" w:sz="0" w:space="0" w:color="auto"/>
            <w:bottom w:val="none" w:sz="0" w:space="0" w:color="auto"/>
            <w:right w:val="none" w:sz="0" w:space="0" w:color="auto"/>
          </w:divBdr>
          <w:divsChild>
            <w:div w:id="1518344099">
              <w:marLeft w:val="0"/>
              <w:marRight w:val="0"/>
              <w:marTop w:val="0"/>
              <w:marBottom w:val="0"/>
              <w:divBdr>
                <w:top w:val="none" w:sz="0" w:space="0" w:color="auto"/>
                <w:left w:val="none" w:sz="0" w:space="0" w:color="auto"/>
                <w:bottom w:val="none" w:sz="0" w:space="0" w:color="auto"/>
                <w:right w:val="none" w:sz="0" w:space="0" w:color="auto"/>
              </w:divBdr>
              <w:divsChild>
                <w:div w:id="1541895348">
                  <w:marLeft w:val="0"/>
                  <w:marRight w:val="0"/>
                  <w:marTop w:val="0"/>
                  <w:marBottom w:val="0"/>
                  <w:divBdr>
                    <w:top w:val="none" w:sz="0" w:space="0" w:color="auto"/>
                    <w:left w:val="none" w:sz="0" w:space="0" w:color="auto"/>
                    <w:bottom w:val="none" w:sz="0" w:space="0" w:color="auto"/>
                    <w:right w:val="none" w:sz="0" w:space="0" w:color="auto"/>
                  </w:divBdr>
                  <w:divsChild>
                    <w:div w:id="362365725">
                      <w:marLeft w:val="0"/>
                      <w:marRight w:val="0"/>
                      <w:marTop w:val="0"/>
                      <w:marBottom w:val="0"/>
                      <w:divBdr>
                        <w:top w:val="none" w:sz="0" w:space="0" w:color="auto"/>
                        <w:left w:val="none" w:sz="0" w:space="0" w:color="auto"/>
                        <w:bottom w:val="none" w:sz="0" w:space="0" w:color="auto"/>
                        <w:right w:val="none" w:sz="0" w:space="0" w:color="auto"/>
                      </w:divBdr>
                      <w:divsChild>
                        <w:div w:id="11561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054217">
      <w:bodyDiv w:val="1"/>
      <w:marLeft w:val="0"/>
      <w:marRight w:val="0"/>
      <w:marTop w:val="0"/>
      <w:marBottom w:val="0"/>
      <w:divBdr>
        <w:top w:val="none" w:sz="0" w:space="0" w:color="auto"/>
        <w:left w:val="none" w:sz="0" w:space="0" w:color="auto"/>
        <w:bottom w:val="none" w:sz="0" w:space="0" w:color="auto"/>
        <w:right w:val="none" w:sz="0" w:space="0" w:color="auto"/>
      </w:divBdr>
      <w:divsChild>
        <w:div w:id="1846820647">
          <w:marLeft w:val="0"/>
          <w:marRight w:val="0"/>
          <w:marTop w:val="0"/>
          <w:marBottom w:val="0"/>
          <w:divBdr>
            <w:top w:val="none" w:sz="0" w:space="0" w:color="auto"/>
            <w:left w:val="none" w:sz="0" w:space="0" w:color="auto"/>
            <w:bottom w:val="none" w:sz="0" w:space="0" w:color="auto"/>
            <w:right w:val="none" w:sz="0" w:space="0" w:color="auto"/>
          </w:divBdr>
          <w:divsChild>
            <w:div w:id="1085539378">
              <w:marLeft w:val="0"/>
              <w:marRight w:val="0"/>
              <w:marTop w:val="0"/>
              <w:marBottom w:val="0"/>
              <w:divBdr>
                <w:top w:val="none" w:sz="0" w:space="0" w:color="auto"/>
                <w:left w:val="none" w:sz="0" w:space="0" w:color="auto"/>
                <w:bottom w:val="none" w:sz="0" w:space="0" w:color="auto"/>
                <w:right w:val="none" w:sz="0" w:space="0" w:color="auto"/>
              </w:divBdr>
              <w:divsChild>
                <w:div w:id="839350846">
                  <w:marLeft w:val="0"/>
                  <w:marRight w:val="0"/>
                  <w:marTop w:val="0"/>
                  <w:marBottom w:val="0"/>
                  <w:divBdr>
                    <w:top w:val="none" w:sz="0" w:space="0" w:color="auto"/>
                    <w:left w:val="none" w:sz="0" w:space="0" w:color="auto"/>
                    <w:bottom w:val="none" w:sz="0" w:space="0" w:color="auto"/>
                    <w:right w:val="none" w:sz="0" w:space="0" w:color="auto"/>
                  </w:divBdr>
                  <w:divsChild>
                    <w:div w:id="801388793">
                      <w:marLeft w:val="0"/>
                      <w:marRight w:val="0"/>
                      <w:marTop w:val="0"/>
                      <w:marBottom w:val="0"/>
                      <w:divBdr>
                        <w:top w:val="none" w:sz="0" w:space="0" w:color="auto"/>
                        <w:left w:val="none" w:sz="0" w:space="0" w:color="auto"/>
                        <w:bottom w:val="none" w:sz="0" w:space="0" w:color="auto"/>
                        <w:right w:val="none" w:sz="0" w:space="0" w:color="auto"/>
                      </w:divBdr>
                      <w:divsChild>
                        <w:div w:id="640770433">
                          <w:marLeft w:val="0"/>
                          <w:marRight w:val="0"/>
                          <w:marTop w:val="0"/>
                          <w:marBottom w:val="0"/>
                          <w:divBdr>
                            <w:top w:val="none" w:sz="0" w:space="0" w:color="auto"/>
                            <w:left w:val="none" w:sz="0" w:space="0" w:color="auto"/>
                            <w:bottom w:val="none" w:sz="0" w:space="0" w:color="auto"/>
                            <w:right w:val="none" w:sz="0" w:space="0" w:color="auto"/>
                          </w:divBdr>
                          <w:divsChild>
                            <w:div w:id="1880779537">
                              <w:marLeft w:val="0"/>
                              <w:marRight w:val="0"/>
                              <w:marTop w:val="0"/>
                              <w:marBottom w:val="0"/>
                              <w:divBdr>
                                <w:top w:val="none" w:sz="0" w:space="0" w:color="auto"/>
                                <w:left w:val="none" w:sz="0" w:space="0" w:color="auto"/>
                                <w:bottom w:val="none" w:sz="0" w:space="0" w:color="auto"/>
                                <w:right w:val="none" w:sz="0" w:space="0" w:color="auto"/>
                              </w:divBdr>
                              <w:divsChild>
                                <w:div w:id="429159832">
                                  <w:marLeft w:val="0"/>
                                  <w:marRight w:val="0"/>
                                  <w:marTop w:val="0"/>
                                  <w:marBottom w:val="0"/>
                                  <w:divBdr>
                                    <w:top w:val="none" w:sz="0" w:space="0" w:color="auto"/>
                                    <w:left w:val="none" w:sz="0" w:space="0" w:color="auto"/>
                                    <w:bottom w:val="none" w:sz="0" w:space="0" w:color="auto"/>
                                    <w:right w:val="none" w:sz="0" w:space="0" w:color="auto"/>
                                  </w:divBdr>
                                  <w:divsChild>
                                    <w:div w:id="1884827867">
                                      <w:marLeft w:val="0"/>
                                      <w:marRight w:val="0"/>
                                      <w:marTop w:val="0"/>
                                      <w:marBottom w:val="0"/>
                                      <w:divBdr>
                                        <w:top w:val="none" w:sz="0" w:space="0" w:color="auto"/>
                                        <w:left w:val="none" w:sz="0" w:space="0" w:color="auto"/>
                                        <w:bottom w:val="none" w:sz="0" w:space="0" w:color="auto"/>
                                        <w:right w:val="none" w:sz="0" w:space="0" w:color="auto"/>
                                      </w:divBdr>
                                    </w:div>
                                    <w:div w:id="211119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279115">
      <w:bodyDiv w:val="1"/>
      <w:marLeft w:val="3456"/>
      <w:marRight w:val="0"/>
      <w:marTop w:val="0"/>
      <w:marBottom w:val="0"/>
      <w:divBdr>
        <w:top w:val="none" w:sz="0" w:space="0" w:color="auto"/>
        <w:left w:val="none" w:sz="0" w:space="0" w:color="auto"/>
        <w:bottom w:val="none" w:sz="0" w:space="0" w:color="auto"/>
        <w:right w:val="none" w:sz="0" w:space="0" w:color="auto"/>
      </w:divBdr>
      <w:divsChild>
        <w:div w:id="628632955">
          <w:marLeft w:val="0"/>
          <w:marRight w:val="0"/>
          <w:marTop w:val="0"/>
          <w:marBottom w:val="0"/>
          <w:divBdr>
            <w:top w:val="none" w:sz="0" w:space="0" w:color="auto"/>
            <w:left w:val="none" w:sz="0" w:space="0" w:color="auto"/>
            <w:bottom w:val="none" w:sz="0" w:space="0" w:color="auto"/>
            <w:right w:val="none" w:sz="0" w:space="0" w:color="auto"/>
          </w:divBdr>
          <w:divsChild>
            <w:div w:id="1396703837">
              <w:marLeft w:val="0"/>
              <w:marRight w:val="0"/>
              <w:marTop w:val="240"/>
              <w:marBottom w:val="0"/>
              <w:divBdr>
                <w:top w:val="none" w:sz="0" w:space="0" w:color="auto"/>
                <w:left w:val="none" w:sz="0" w:space="0" w:color="auto"/>
                <w:bottom w:val="none" w:sz="0" w:space="0" w:color="auto"/>
                <w:right w:val="none" w:sz="0" w:space="0" w:color="auto"/>
              </w:divBdr>
              <w:divsChild>
                <w:div w:id="1892883250">
                  <w:marLeft w:val="0"/>
                  <w:marRight w:val="0"/>
                  <w:marTop w:val="240"/>
                  <w:marBottom w:val="0"/>
                  <w:divBdr>
                    <w:top w:val="none" w:sz="0" w:space="0" w:color="auto"/>
                    <w:left w:val="none" w:sz="0" w:space="0" w:color="auto"/>
                    <w:bottom w:val="none" w:sz="0" w:space="0" w:color="auto"/>
                    <w:right w:val="none" w:sz="0" w:space="0" w:color="auto"/>
                  </w:divBdr>
                  <w:divsChild>
                    <w:div w:id="18548492">
                      <w:marLeft w:val="0"/>
                      <w:marRight w:val="0"/>
                      <w:marTop w:val="240"/>
                      <w:marBottom w:val="0"/>
                      <w:divBdr>
                        <w:top w:val="none" w:sz="0" w:space="0" w:color="auto"/>
                        <w:left w:val="none" w:sz="0" w:space="0" w:color="auto"/>
                        <w:bottom w:val="none" w:sz="0" w:space="0" w:color="auto"/>
                        <w:right w:val="none" w:sz="0" w:space="0" w:color="auto"/>
                      </w:divBdr>
                      <w:divsChild>
                        <w:div w:id="1210647669">
                          <w:marLeft w:val="0"/>
                          <w:marRight w:val="0"/>
                          <w:marTop w:val="72"/>
                          <w:marBottom w:val="240"/>
                          <w:divBdr>
                            <w:top w:val="none" w:sz="0" w:space="0" w:color="auto"/>
                            <w:left w:val="none" w:sz="0" w:space="0" w:color="auto"/>
                            <w:bottom w:val="none" w:sz="0" w:space="0" w:color="auto"/>
                            <w:right w:val="none" w:sz="0" w:space="0" w:color="auto"/>
                          </w:divBdr>
                          <w:divsChild>
                            <w:div w:id="418136524">
                              <w:marLeft w:val="0"/>
                              <w:marRight w:val="0"/>
                              <w:marTop w:val="0"/>
                              <w:marBottom w:val="0"/>
                              <w:divBdr>
                                <w:top w:val="none" w:sz="0" w:space="0" w:color="auto"/>
                                <w:left w:val="none" w:sz="0" w:space="0" w:color="auto"/>
                                <w:bottom w:val="none" w:sz="0" w:space="0" w:color="auto"/>
                                <w:right w:val="none" w:sz="0" w:space="0" w:color="auto"/>
                              </w:divBdr>
                              <w:divsChild>
                                <w:div w:id="106122820">
                                  <w:marLeft w:val="0"/>
                                  <w:marRight w:val="0"/>
                                  <w:marTop w:val="0"/>
                                  <w:marBottom w:val="72"/>
                                  <w:divBdr>
                                    <w:top w:val="none" w:sz="0" w:space="0" w:color="auto"/>
                                    <w:left w:val="none" w:sz="0" w:space="0" w:color="auto"/>
                                    <w:bottom w:val="none" w:sz="0" w:space="0" w:color="auto"/>
                                    <w:right w:val="none" w:sz="0" w:space="0" w:color="auto"/>
                                  </w:divBdr>
                                </w:div>
                                <w:div w:id="207499773">
                                  <w:marLeft w:val="0"/>
                                  <w:marRight w:val="0"/>
                                  <w:marTop w:val="0"/>
                                  <w:marBottom w:val="72"/>
                                  <w:divBdr>
                                    <w:top w:val="none" w:sz="0" w:space="0" w:color="auto"/>
                                    <w:left w:val="none" w:sz="0" w:space="0" w:color="auto"/>
                                    <w:bottom w:val="none" w:sz="0" w:space="0" w:color="auto"/>
                                    <w:right w:val="none" w:sz="0" w:space="0" w:color="auto"/>
                                  </w:divBdr>
                                </w:div>
                                <w:div w:id="271278771">
                                  <w:marLeft w:val="0"/>
                                  <w:marRight w:val="0"/>
                                  <w:marTop w:val="0"/>
                                  <w:marBottom w:val="72"/>
                                  <w:divBdr>
                                    <w:top w:val="none" w:sz="0" w:space="0" w:color="auto"/>
                                    <w:left w:val="none" w:sz="0" w:space="0" w:color="auto"/>
                                    <w:bottom w:val="none" w:sz="0" w:space="0" w:color="auto"/>
                                    <w:right w:val="none" w:sz="0" w:space="0" w:color="auto"/>
                                  </w:divBdr>
                                </w:div>
                                <w:div w:id="901410477">
                                  <w:marLeft w:val="0"/>
                                  <w:marRight w:val="0"/>
                                  <w:marTop w:val="0"/>
                                  <w:marBottom w:val="72"/>
                                  <w:divBdr>
                                    <w:top w:val="none" w:sz="0" w:space="0" w:color="auto"/>
                                    <w:left w:val="none" w:sz="0" w:space="0" w:color="auto"/>
                                    <w:bottom w:val="none" w:sz="0" w:space="0" w:color="auto"/>
                                    <w:right w:val="none" w:sz="0" w:space="0" w:color="auto"/>
                                  </w:divBdr>
                                </w:div>
                                <w:div w:id="1497188464">
                                  <w:marLeft w:val="0"/>
                                  <w:marRight w:val="0"/>
                                  <w:marTop w:val="0"/>
                                  <w:marBottom w:val="72"/>
                                  <w:divBdr>
                                    <w:top w:val="none" w:sz="0" w:space="0" w:color="auto"/>
                                    <w:left w:val="none" w:sz="0" w:space="0" w:color="auto"/>
                                    <w:bottom w:val="none" w:sz="0" w:space="0" w:color="auto"/>
                                    <w:right w:val="none" w:sz="0" w:space="0" w:color="auto"/>
                                  </w:divBdr>
                                </w:div>
                              </w:divsChild>
                            </w:div>
                          </w:divsChild>
                        </w:div>
                        <w:div w:id="1387605735">
                          <w:marLeft w:val="0"/>
                          <w:marRight w:val="0"/>
                          <w:marTop w:val="0"/>
                          <w:marBottom w:val="0"/>
                          <w:divBdr>
                            <w:top w:val="none" w:sz="0" w:space="0" w:color="auto"/>
                            <w:left w:val="none" w:sz="0" w:space="0" w:color="auto"/>
                            <w:bottom w:val="none" w:sz="0" w:space="0" w:color="auto"/>
                            <w:right w:val="none" w:sz="0" w:space="0" w:color="auto"/>
                          </w:divBdr>
                          <w:divsChild>
                            <w:div w:id="1130323686">
                              <w:marLeft w:val="0"/>
                              <w:marRight w:val="0"/>
                              <w:marTop w:val="0"/>
                              <w:marBottom w:val="0"/>
                              <w:divBdr>
                                <w:top w:val="none" w:sz="0" w:space="0" w:color="auto"/>
                                <w:left w:val="none" w:sz="0" w:space="0" w:color="auto"/>
                                <w:bottom w:val="none" w:sz="0" w:space="0" w:color="auto"/>
                                <w:right w:val="none" w:sz="0" w:space="0" w:color="auto"/>
                              </w:divBdr>
                              <w:divsChild>
                                <w:div w:id="7764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98817">
                      <w:marLeft w:val="0"/>
                      <w:marRight w:val="0"/>
                      <w:marTop w:val="240"/>
                      <w:marBottom w:val="0"/>
                      <w:divBdr>
                        <w:top w:val="none" w:sz="0" w:space="0" w:color="auto"/>
                        <w:left w:val="none" w:sz="0" w:space="0" w:color="auto"/>
                        <w:bottom w:val="none" w:sz="0" w:space="0" w:color="auto"/>
                        <w:right w:val="none" w:sz="0" w:space="0" w:color="auto"/>
                      </w:divBdr>
                      <w:divsChild>
                        <w:div w:id="494954510">
                          <w:marLeft w:val="0"/>
                          <w:marRight w:val="0"/>
                          <w:marTop w:val="72"/>
                          <w:marBottom w:val="240"/>
                          <w:divBdr>
                            <w:top w:val="none" w:sz="0" w:space="0" w:color="auto"/>
                            <w:left w:val="none" w:sz="0" w:space="0" w:color="auto"/>
                            <w:bottom w:val="none" w:sz="0" w:space="0" w:color="auto"/>
                            <w:right w:val="none" w:sz="0" w:space="0" w:color="auto"/>
                          </w:divBdr>
                          <w:divsChild>
                            <w:div w:id="124198334">
                              <w:marLeft w:val="0"/>
                              <w:marRight w:val="0"/>
                              <w:marTop w:val="0"/>
                              <w:marBottom w:val="0"/>
                              <w:divBdr>
                                <w:top w:val="none" w:sz="0" w:space="0" w:color="auto"/>
                                <w:left w:val="none" w:sz="0" w:space="0" w:color="auto"/>
                                <w:bottom w:val="none" w:sz="0" w:space="0" w:color="auto"/>
                                <w:right w:val="none" w:sz="0" w:space="0" w:color="auto"/>
                              </w:divBdr>
                              <w:divsChild>
                                <w:div w:id="178396526">
                                  <w:marLeft w:val="0"/>
                                  <w:marRight w:val="0"/>
                                  <w:marTop w:val="0"/>
                                  <w:marBottom w:val="72"/>
                                  <w:divBdr>
                                    <w:top w:val="none" w:sz="0" w:space="0" w:color="auto"/>
                                    <w:left w:val="none" w:sz="0" w:space="0" w:color="auto"/>
                                    <w:bottom w:val="none" w:sz="0" w:space="0" w:color="auto"/>
                                    <w:right w:val="none" w:sz="0" w:space="0" w:color="auto"/>
                                  </w:divBdr>
                                </w:div>
                                <w:div w:id="363680430">
                                  <w:marLeft w:val="0"/>
                                  <w:marRight w:val="0"/>
                                  <w:marTop w:val="0"/>
                                  <w:marBottom w:val="72"/>
                                  <w:divBdr>
                                    <w:top w:val="none" w:sz="0" w:space="0" w:color="auto"/>
                                    <w:left w:val="none" w:sz="0" w:space="0" w:color="auto"/>
                                    <w:bottom w:val="none" w:sz="0" w:space="0" w:color="auto"/>
                                    <w:right w:val="none" w:sz="0" w:space="0" w:color="auto"/>
                                  </w:divBdr>
                                </w:div>
                                <w:div w:id="576021071">
                                  <w:marLeft w:val="0"/>
                                  <w:marRight w:val="0"/>
                                  <w:marTop w:val="0"/>
                                  <w:marBottom w:val="72"/>
                                  <w:divBdr>
                                    <w:top w:val="none" w:sz="0" w:space="0" w:color="auto"/>
                                    <w:left w:val="none" w:sz="0" w:space="0" w:color="auto"/>
                                    <w:bottom w:val="none" w:sz="0" w:space="0" w:color="auto"/>
                                    <w:right w:val="none" w:sz="0" w:space="0" w:color="auto"/>
                                  </w:divBdr>
                                </w:div>
                              </w:divsChild>
                            </w:div>
                          </w:divsChild>
                        </w:div>
                        <w:div w:id="1407193022">
                          <w:marLeft w:val="0"/>
                          <w:marRight w:val="0"/>
                          <w:marTop w:val="0"/>
                          <w:marBottom w:val="0"/>
                          <w:divBdr>
                            <w:top w:val="none" w:sz="0" w:space="0" w:color="auto"/>
                            <w:left w:val="none" w:sz="0" w:space="0" w:color="auto"/>
                            <w:bottom w:val="none" w:sz="0" w:space="0" w:color="auto"/>
                            <w:right w:val="none" w:sz="0" w:space="0" w:color="auto"/>
                          </w:divBdr>
                          <w:divsChild>
                            <w:div w:id="709450804">
                              <w:marLeft w:val="0"/>
                              <w:marRight w:val="0"/>
                              <w:marTop w:val="0"/>
                              <w:marBottom w:val="0"/>
                              <w:divBdr>
                                <w:top w:val="none" w:sz="0" w:space="0" w:color="auto"/>
                                <w:left w:val="none" w:sz="0" w:space="0" w:color="auto"/>
                                <w:bottom w:val="none" w:sz="0" w:space="0" w:color="auto"/>
                                <w:right w:val="none" w:sz="0" w:space="0" w:color="auto"/>
                              </w:divBdr>
                              <w:divsChild>
                                <w:div w:id="18483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82702">
                      <w:marLeft w:val="0"/>
                      <w:marRight w:val="0"/>
                      <w:marTop w:val="240"/>
                      <w:marBottom w:val="0"/>
                      <w:divBdr>
                        <w:top w:val="none" w:sz="0" w:space="0" w:color="auto"/>
                        <w:left w:val="none" w:sz="0" w:space="0" w:color="auto"/>
                        <w:bottom w:val="none" w:sz="0" w:space="0" w:color="auto"/>
                        <w:right w:val="none" w:sz="0" w:space="0" w:color="auto"/>
                      </w:divBdr>
                      <w:divsChild>
                        <w:div w:id="64374671">
                          <w:marLeft w:val="0"/>
                          <w:marRight w:val="0"/>
                          <w:marTop w:val="72"/>
                          <w:marBottom w:val="240"/>
                          <w:divBdr>
                            <w:top w:val="none" w:sz="0" w:space="0" w:color="auto"/>
                            <w:left w:val="none" w:sz="0" w:space="0" w:color="auto"/>
                            <w:bottom w:val="none" w:sz="0" w:space="0" w:color="auto"/>
                            <w:right w:val="none" w:sz="0" w:space="0" w:color="auto"/>
                          </w:divBdr>
                        </w:div>
                        <w:div w:id="1211578128">
                          <w:marLeft w:val="0"/>
                          <w:marRight w:val="0"/>
                          <w:marTop w:val="72"/>
                          <w:marBottom w:val="240"/>
                          <w:divBdr>
                            <w:top w:val="none" w:sz="0" w:space="0" w:color="auto"/>
                            <w:left w:val="none" w:sz="0" w:space="0" w:color="auto"/>
                            <w:bottom w:val="none" w:sz="0" w:space="0" w:color="auto"/>
                            <w:right w:val="none" w:sz="0" w:space="0" w:color="auto"/>
                          </w:divBdr>
                        </w:div>
                        <w:div w:id="1740515437">
                          <w:marLeft w:val="0"/>
                          <w:marRight w:val="0"/>
                          <w:marTop w:val="0"/>
                          <w:marBottom w:val="0"/>
                          <w:divBdr>
                            <w:top w:val="none" w:sz="0" w:space="0" w:color="auto"/>
                            <w:left w:val="none" w:sz="0" w:space="0" w:color="auto"/>
                            <w:bottom w:val="none" w:sz="0" w:space="0" w:color="auto"/>
                            <w:right w:val="none" w:sz="0" w:space="0" w:color="auto"/>
                          </w:divBdr>
                          <w:divsChild>
                            <w:div w:id="155924013">
                              <w:marLeft w:val="0"/>
                              <w:marRight w:val="0"/>
                              <w:marTop w:val="0"/>
                              <w:marBottom w:val="0"/>
                              <w:divBdr>
                                <w:top w:val="none" w:sz="0" w:space="0" w:color="auto"/>
                                <w:left w:val="none" w:sz="0" w:space="0" w:color="auto"/>
                                <w:bottom w:val="none" w:sz="0" w:space="0" w:color="auto"/>
                                <w:right w:val="none" w:sz="0" w:space="0" w:color="auto"/>
                              </w:divBdr>
                              <w:divsChild>
                                <w:div w:id="15400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3963">
                          <w:marLeft w:val="0"/>
                          <w:marRight w:val="0"/>
                          <w:marTop w:val="72"/>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35112664">
      <w:bodyDiv w:val="1"/>
      <w:marLeft w:val="0"/>
      <w:marRight w:val="0"/>
      <w:marTop w:val="0"/>
      <w:marBottom w:val="0"/>
      <w:divBdr>
        <w:top w:val="none" w:sz="0" w:space="0" w:color="auto"/>
        <w:left w:val="none" w:sz="0" w:space="0" w:color="auto"/>
        <w:bottom w:val="none" w:sz="0" w:space="0" w:color="auto"/>
        <w:right w:val="none" w:sz="0" w:space="0" w:color="auto"/>
      </w:divBdr>
    </w:div>
    <w:div w:id="1405178846">
      <w:bodyDiv w:val="1"/>
      <w:marLeft w:val="0"/>
      <w:marRight w:val="0"/>
      <w:marTop w:val="0"/>
      <w:marBottom w:val="0"/>
      <w:divBdr>
        <w:top w:val="none" w:sz="0" w:space="0" w:color="auto"/>
        <w:left w:val="none" w:sz="0" w:space="0" w:color="auto"/>
        <w:bottom w:val="none" w:sz="0" w:space="0" w:color="auto"/>
        <w:right w:val="none" w:sz="0" w:space="0" w:color="auto"/>
      </w:divBdr>
      <w:divsChild>
        <w:div w:id="1888561931">
          <w:marLeft w:val="0"/>
          <w:marRight w:val="0"/>
          <w:marTop w:val="0"/>
          <w:marBottom w:val="0"/>
          <w:divBdr>
            <w:top w:val="none" w:sz="0" w:space="0" w:color="auto"/>
            <w:left w:val="none" w:sz="0" w:space="0" w:color="auto"/>
            <w:bottom w:val="none" w:sz="0" w:space="0" w:color="auto"/>
            <w:right w:val="none" w:sz="0" w:space="0" w:color="auto"/>
          </w:divBdr>
          <w:divsChild>
            <w:div w:id="16207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8779">
      <w:bodyDiv w:val="1"/>
      <w:marLeft w:val="0"/>
      <w:marRight w:val="0"/>
      <w:marTop w:val="0"/>
      <w:marBottom w:val="0"/>
      <w:divBdr>
        <w:top w:val="none" w:sz="0" w:space="0" w:color="auto"/>
        <w:left w:val="none" w:sz="0" w:space="0" w:color="auto"/>
        <w:bottom w:val="none" w:sz="0" w:space="0" w:color="auto"/>
        <w:right w:val="none" w:sz="0" w:space="0" w:color="auto"/>
      </w:divBdr>
      <w:divsChild>
        <w:div w:id="188570929">
          <w:marLeft w:val="0"/>
          <w:marRight w:val="0"/>
          <w:marTop w:val="0"/>
          <w:marBottom w:val="0"/>
          <w:divBdr>
            <w:top w:val="none" w:sz="0" w:space="0" w:color="auto"/>
            <w:left w:val="none" w:sz="0" w:space="0" w:color="auto"/>
            <w:bottom w:val="none" w:sz="0" w:space="0" w:color="auto"/>
            <w:right w:val="none" w:sz="0" w:space="0" w:color="auto"/>
          </w:divBdr>
          <w:divsChild>
            <w:div w:id="1553617162">
              <w:marLeft w:val="0"/>
              <w:marRight w:val="0"/>
              <w:marTop w:val="0"/>
              <w:marBottom w:val="0"/>
              <w:divBdr>
                <w:top w:val="none" w:sz="0" w:space="0" w:color="auto"/>
                <w:left w:val="none" w:sz="0" w:space="0" w:color="auto"/>
                <w:bottom w:val="none" w:sz="0" w:space="0" w:color="auto"/>
                <w:right w:val="none" w:sz="0" w:space="0" w:color="auto"/>
              </w:divBdr>
              <w:divsChild>
                <w:div w:id="1053121501">
                  <w:marLeft w:val="0"/>
                  <w:marRight w:val="0"/>
                  <w:marTop w:val="0"/>
                  <w:marBottom w:val="0"/>
                  <w:divBdr>
                    <w:top w:val="none" w:sz="0" w:space="0" w:color="auto"/>
                    <w:left w:val="none" w:sz="0" w:space="0" w:color="auto"/>
                    <w:bottom w:val="none" w:sz="0" w:space="0" w:color="auto"/>
                    <w:right w:val="none" w:sz="0" w:space="0" w:color="auto"/>
                  </w:divBdr>
                  <w:divsChild>
                    <w:div w:id="15052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813480">
      <w:bodyDiv w:val="1"/>
      <w:marLeft w:val="0"/>
      <w:marRight w:val="0"/>
      <w:marTop w:val="0"/>
      <w:marBottom w:val="0"/>
      <w:divBdr>
        <w:top w:val="none" w:sz="0" w:space="0" w:color="auto"/>
        <w:left w:val="none" w:sz="0" w:space="0" w:color="auto"/>
        <w:bottom w:val="none" w:sz="0" w:space="0" w:color="auto"/>
        <w:right w:val="none" w:sz="0" w:space="0" w:color="auto"/>
      </w:divBdr>
      <w:divsChild>
        <w:div w:id="500313117">
          <w:marLeft w:val="0"/>
          <w:marRight w:val="0"/>
          <w:marTop w:val="0"/>
          <w:marBottom w:val="0"/>
          <w:divBdr>
            <w:top w:val="none" w:sz="0" w:space="0" w:color="auto"/>
            <w:left w:val="none" w:sz="0" w:space="0" w:color="auto"/>
            <w:bottom w:val="none" w:sz="0" w:space="0" w:color="auto"/>
            <w:right w:val="none" w:sz="0" w:space="0" w:color="auto"/>
          </w:divBdr>
          <w:divsChild>
            <w:div w:id="713233367">
              <w:marLeft w:val="0"/>
              <w:marRight w:val="0"/>
              <w:marTop w:val="0"/>
              <w:marBottom w:val="0"/>
              <w:divBdr>
                <w:top w:val="none" w:sz="0" w:space="0" w:color="auto"/>
                <w:left w:val="none" w:sz="0" w:space="0" w:color="auto"/>
                <w:bottom w:val="none" w:sz="0" w:space="0" w:color="auto"/>
                <w:right w:val="none" w:sz="0" w:space="0" w:color="auto"/>
              </w:divBdr>
              <w:divsChild>
                <w:div w:id="382288144">
                  <w:marLeft w:val="0"/>
                  <w:marRight w:val="0"/>
                  <w:marTop w:val="0"/>
                  <w:marBottom w:val="0"/>
                  <w:divBdr>
                    <w:top w:val="none" w:sz="0" w:space="0" w:color="auto"/>
                    <w:left w:val="none" w:sz="0" w:space="0" w:color="auto"/>
                    <w:bottom w:val="none" w:sz="0" w:space="0" w:color="auto"/>
                    <w:right w:val="none" w:sz="0" w:space="0" w:color="auto"/>
                  </w:divBdr>
                  <w:divsChild>
                    <w:div w:id="750002599">
                      <w:marLeft w:val="0"/>
                      <w:marRight w:val="0"/>
                      <w:marTop w:val="0"/>
                      <w:marBottom w:val="0"/>
                      <w:divBdr>
                        <w:top w:val="none" w:sz="0" w:space="0" w:color="auto"/>
                        <w:left w:val="none" w:sz="0" w:space="0" w:color="auto"/>
                        <w:bottom w:val="none" w:sz="0" w:space="0" w:color="auto"/>
                        <w:right w:val="none" w:sz="0" w:space="0" w:color="auto"/>
                      </w:divBdr>
                      <w:divsChild>
                        <w:div w:id="44377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700380">
      <w:bodyDiv w:val="1"/>
      <w:marLeft w:val="0"/>
      <w:marRight w:val="0"/>
      <w:marTop w:val="0"/>
      <w:marBottom w:val="0"/>
      <w:divBdr>
        <w:top w:val="none" w:sz="0" w:space="0" w:color="auto"/>
        <w:left w:val="none" w:sz="0" w:space="0" w:color="auto"/>
        <w:bottom w:val="none" w:sz="0" w:space="0" w:color="auto"/>
        <w:right w:val="none" w:sz="0" w:space="0" w:color="auto"/>
      </w:divBdr>
      <w:divsChild>
        <w:div w:id="528834272">
          <w:marLeft w:val="0"/>
          <w:marRight w:val="0"/>
          <w:marTop w:val="0"/>
          <w:marBottom w:val="0"/>
          <w:divBdr>
            <w:top w:val="none" w:sz="0" w:space="0" w:color="auto"/>
            <w:left w:val="none" w:sz="0" w:space="0" w:color="auto"/>
            <w:bottom w:val="none" w:sz="0" w:space="0" w:color="auto"/>
            <w:right w:val="none" w:sz="0" w:space="0" w:color="auto"/>
          </w:divBdr>
          <w:divsChild>
            <w:div w:id="766000148">
              <w:marLeft w:val="0"/>
              <w:marRight w:val="0"/>
              <w:marTop w:val="0"/>
              <w:marBottom w:val="0"/>
              <w:divBdr>
                <w:top w:val="none" w:sz="0" w:space="0" w:color="auto"/>
                <w:left w:val="none" w:sz="0" w:space="0" w:color="auto"/>
                <w:bottom w:val="none" w:sz="0" w:space="0" w:color="auto"/>
                <w:right w:val="none" w:sz="0" w:space="0" w:color="auto"/>
              </w:divBdr>
              <w:divsChild>
                <w:div w:id="1532648752">
                  <w:marLeft w:val="0"/>
                  <w:marRight w:val="0"/>
                  <w:marTop w:val="0"/>
                  <w:marBottom w:val="0"/>
                  <w:divBdr>
                    <w:top w:val="none" w:sz="0" w:space="0" w:color="auto"/>
                    <w:left w:val="none" w:sz="0" w:space="0" w:color="auto"/>
                    <w:bottom w:val="none" w:sz="0" w:space="0" w:color="auto"/>
                    <w:right w:val="none" w:sz="0" w:space="0" w:color="auto"/>
                  </w:divBdr>
                  <w:divsChild>
                    <w:div w:id="7132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53650">
              <w:marLeft w:val="0"/>
              <w:marRight w:val="0"/>
              <w:marTop w:val="0"/>
              <w:marBottom w:val="0"/>
              <w:divBdr>
                <w:top w:val="none" w:sz="0" w:space="0" w:color="auto"/>
                <w:left w:val="none" w:sz="0" w:space="0" w:color="auto"/>
                <w:bottom w:val="none" w:sz="0" w:space="0" w:color="auto"/>
                <w:right w:val="none" w:sz="0" w:space="0" w:color="auto"/>
              </w:divBdr>
              <w:divsChild>
                <w:div w:id="1831941913">
                  <w:marLeft w:val="0"/>
                  <w:marRight w:val="0"/>
                  <w:marTop w:val="0"/>
                  <w:marBottom w:val="0"/>
                  <w:divBdr>
                    <w:top w:val="none" w:sz="0" w:space="0" w:color="auto"/>
                    <w:left w:val="none" w:sz="0" w:space="0" w:color="auto"/>
                    <w:bottom w:val="none" w:sz="0" w:space="0" w:color="auto"/>
                    <w:right w:val="none" w:sz="0" w:space="0" w:color="auto"/>
                  </w:divBdr>
                </w:div>
              </w:divsChild>
            </w:div>
            <w:div w:id="1822885858">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 w:id="1553227507">
      <w:bodyDiv w:val="1"/>
      <w:marLeft w:val="0"/>
      <w:marRight w:val="0"/>
      <w:marTop w:val="0"/>
      <w:marBottom w:val="0"/>
      <w:divBdr>
        <w:top w:val="none" w:sz="0" w:space="0" w:color="auto"/>
        <w:left w:val="none" w:sz="0" w:space="0" w:color="auto"/>
        <w:bottom w:val="none" w:sz="0" w:space="0" w:color="auto"/>
        <w:right w:val="none" w:sz="0" w:space="0" w:color="auto"/>
      </w:divBdr>
      <w:divsChild>
        <w:div w:id="928854379">
          <w:marLeft w:val="0"/>
          <w:marRight w:val="0"/>
          <w:marTop w:val="0"/>
          <w:marBottom w:val="0"/>
          <w:divBdr>
            <w:top w:val="none" w:sz="0" w:space="0" w:color="auto"/>
            <w:left w:val="none" w:sz="0" w:space="0" w:color="auto"/>
            <w:bottom w:val="none" w:sz="0" w:space="0" w:color="auto"/>
            <w:right w:val="none" w:sz="0" w:space="0" w:color="auto"/>
          </w:divBdr>
          <w:divsChild>
            <w:div w:id="53701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05752">
      <w:bodyDiv w:val="1"/>
      <w:marLeft w:val="0"/>
      <w:marRight w:val="0"/>
      <w:marTop w:val="0"/>
      <w:marBottom w:val="0"/>
      <w:divBdr>
        <w:top w:val="none" w:sz="0" w:space="0" w:color="auto"/>
        <w:left w:val="none" w:sz="0" w:space="0" w:color="auto"/>
        <w:bottom w:val="none" w:sz="0" w:space="0" w:color="auto"/>
        <w:right w:val="none" w:sz="0" w:space="0" w:color="auto"/>
      </w:divBdr>
      <w:divsChild>
        <w:div w:id="278612356">
          <w:marLeft w:val="0"/>
          <w:marRight w:val="0"/>
          <w:marTop w:val="0"/>
          <w:marBottom w:val="0"/>
          <w:divBdr>
            <w:top w:val="none" w:sz="0" w:space="0" w:color="auto"/>
            <w:left w:val="none" w:sz="0" w:space="0" w:color="auto"/>
            <w:bottom w:val="none" w:sz="0" w:space="0" w:color="auto"/>
            <w:right w:val="none" w:sz="0" w:space="0" w:color="auto"/>
          </w:divBdr>
          <w:divsChild>
            <w:div w:id="620264391">
              <w:marLeft w:val="0"/>
              <w:marRight w:val="0"/>
              <w:marTop w:val="0"/>
              <w:marBottom w:val="0"/>
              <w:divBdr>
                <w:top w:val="none" w:sz="0" w:space="0" w:color="auto"/>
                <w:left w:val="none" w:sz="0" w:space="0" w:color="auto"/>
                <w:bottom w:val="none" w:sz="0" w:space="0" w:color="auto"/>
                <w:right w:val="none" w:sz="0" w:space="0" w:color="auto"/>
              </w:divBdr>
              <w:divsChild>
                <w:div w:id="281351784">
                  <w:marLeft w:val="0"/>
                  <w:marRight w:val="0"/>
                  <w:marTop w:val="0"/>
                  <w:marBottom w:val="0"/>
                  <w:divBdr>
                    <w:top w:val="none" w:sz="0" w:space="0" w:color="auto"/>
                    <w:left w:val="none" w:sz="0" w:space="0" w:color="auto"/>
                    <w:bottom w:val="none" w:sz="0" w:space="0" w:color="auto"/>
                    <w:right w:val="none" w:sz="0" w:space="0" w:color="auto"/>
                  </w:divBdr>
                  <w:divsChild>
                    <w:div w:id="84810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8571">
              <w:marLeft w:val="0"/>
              <w:marRight w:val="0"/>
              <w:marTop w:val="0"/>
              <w:marBottom w:val="0"/>
              <w:divBdr>
                <w:top w:val="none" w:sz="0" w:space="0" w:color="auto"/>
                <w:left w:val="none" w:sz="0" w:space="0" w:color="auto"/>
                <w:bottom w:val="none" w:sz="0" w:space="0" w:color="auto"/>
                <w:right w:val="none" w:sz="0" w:space="0" w:color="auto"/>
              </w:divBdr>
              <w:divsChild>
                <w:div w:id="7604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970700">
      <w:bodyDiv w:val="1"/>
      <w:marLeft w:val="0"/>
      <w:marRight w:val="0"/>
      <w:marTop w:val="0"/>
      <w:marBottom w:val="0"/>
      <w:divBdr>
        <w:top w:val="none" w:sz="0" w:space="0" w:color="auto"/>
        <w:left w:val="none" w:sz="0" w:space="0" w:color="auto"/>
        <w:bottom w:val="none" w:sz="0" w:space="0" w:color="auto"/>
        <w:right w:val="none" w:sz="0" w:space="0" w:color="auto"/>
      </w:divBdr>
      <w:divsChild>
        <w:div w:id="262345789">
          <w:marLeft w:val="0"/>
          <w:marRight w:val="0"/>
          <w:marTop w:val="0"/>
          <w:marBottom w:val="0"/>
          <w:divBdr>
            <w:top w:val="none" w:sz="0" w:space="0" w:color="auto"/>
            <w:left w:val="none" w:sz="0" w:space="0" w:color="auto"/>
            <w:bottom w:val="none" w:sz="0" w:space="0" w:color="auto"/>
            <w:right w:val="none" w:sz="0" w:space="0" w:color="auto"/>
          </w:divBdr>
          <w:divsChild>
            <w:div w:id="86490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82069">
      <w:bodyDiv w:val="1"/>
      <w:marLeft w:val="0"/>
      <w:marRight w:val="0"/>
      <w:marTop w:val="0"/>
      <w:marBottom w:val="0"/>
      <w:divBdr>
        <w:top w:val="none" w:sz="0" w:space="0" w:color="auto"/>
        <w:left w:val="none" w:sz="0" w:space="0" w:color="auto"/>
        <w:bottom w:val="none" w:sz="0" w:space="0" w:color="auto"/>
        <w:right w:val="none" w:sz="0" w:space="0" w:color="auto"/>
      </w:divBdr>
      <w:divsChild>
        <w:div w:id="361058309">
          <w:marLeft w:val="0"/>
          <w:marRight w:val="0"/>
          <w:marTop w:val="0"/>
          <w:marBottom w:val="0"/>
          <w:divBdr>
            <w:top w:val="none" w:sz="0" w:space="0" w:color="auto"/>
            <w:left w:val="none" w:sz="0" w:space="0" w:color="auto"/>
            <w:bottom w:val="none" w:sz="0" w:space="0" w:color="auto"/>
            <w:right w:val="none" w:sz="0" w:space="0" w:color="auto"/>
          </w:divBdr>
          <w:divsChild>
            <w:div w:id="296566539">
              <w:marLeft w:val="0"/>
              <w:marRight w:val="0"/>
              <w:marTop w:val="0"/>
              <w:marBottom w:val="0"/>
              <w:divBdr>
                <w:top w:val="none" w:sz="0" w:space="0" w:color="auto"/>
                <w:left w:val="none" w:sz="0" w:space="0" w:color="auto"/>
                <w:bottom w:val="none" w:sz="0" w:space="0" w:color="auto"/>
                <w:right w:val="none" w:sz="0" w:space="0" w:color="auto"/>
              </w:divBdr>
              <w:divsChild>
                <w:div w:id="1235360453">
                  <w:marLeft w:val="0"/>
                  <w:marRight w:val="0"/>
                  <w:marTop w:val="0"/>
                  <w:marBottom w:val="0"/>
                  <w:divBdr>
                    <w:top w:val="none" w:sz="0" w:space="0" w:color="auto"/>
                    <w:left w:val="none" w:sz="0" w:space="0" w:color="auto"/>
                    <w:bottom w:val="none" w:sz="0" w:space="0" w:color="auto"/>
                    <w:right w:val="none" w:sz="0" w:space="0" w:color="auto"/>
                  </w:divBdr>
                  <w:divsChild>
                    <w:div w:id="1998262488">
                      <w:marLeft w:val="0"/>
                      <w:marRight w:val="0"/>
                      <w:marTop w:val="0"/>
                      <w:marBottom w:val="0"/>
                      <w:divBdr>
                        <w:top w:val="none" w:sz="0" w:space="0" w:color="auto"/>
                        <w:left w:val="none" w:sz="0" w:space="0" w:color="auto"/>
                        <w:bottom w:val="none" w:sz="0" w:space="0" w:color="auto"/>
                        <w:right w:val="none" w:sz="0" w:space="0" w:color="auto"/>
                      </w:divBdr>
                      <w:divsChild>
                        <w:div w:id="32507560">
                          <w:marLeft w:val="0"/>
                          <w:marRight w:val="0"/>
                          <w:marTop w:val="0"/>
                          <w:marBottom w:val="0"/>
                          <w:divBdr>
                            <w:top w:val="none" w:sz="0" w:space="0" w:color="auto"/>
                            <w:left w:val="none" w:sz="0" w:space="0" w:color="auto"/>
                            <w:bottom w:val="none" w:sz="0" w:space="0" w:color="auto"/>
                            <w:right w:val="none" w:sz="0" w:space="0" w:color="auto"/>
                          </w:divBdr>
                          <w:divsChild>
                            <w:div w:id="16892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154098">
      <w:bodyDiv w:val="1"/>
      <w:marLeft w:val="0"/>
      <w:marRight w:val="0"/>
      <w:marTop w:val="0"/>
      <w:marBottom w:val="0"/>
      <w:divBdr>
        <w:top w:val="none" w:sz="0" w:space="0" w:color="auto"/>
        <w:left w:val="none" w:sz="0" w:space="0" w:color="auto"/>
        <w:bottom w:val="none" w:sz="0" w:space="0" w:color="auto"/>
        <w:right w:val="none" w:sz="0" w:space="0" w:color="auto"/>
      </w:divBdr>
      <w:divsChild>
        <w:div w:id="1000960475">
          <w:marLeft w:val="0"/>
          <w:marRight w:val="0"/>
          <w:marTop w:val="0"/>
          <w:marBottom w:val="0"/>
          <w:divBdr>
            <w:top w:val="none" w:sz="0" w:space="0" w:color="auto"/>
            <w:left w:val="none" w:sz="0" w:space="0" w:color="auto"/>
            <w:bottom w:val="none" w:sz="0" w:space="0" w:color="auto"/>
            <w:right w:val="none" w:sz="0" w:space="0" w:color="auto"/>
          </w:divBdr>
          <w:divsChild>
            <w:div w:id="1053236908">
              <w:marLeft w:val="0"/>
              <w:marRight w:val="0"/>
              <w:marTop w:val="0"/>
              <w:marBottom w:val="0"/>
              <w:divBdr>
                <w:top w:val="none" w:sz="0" w:space="0" w:color="auto"/>
                <w:left w:val="none" w:sz="0" w:space="0" w:color="auto"/>
                <w:bottom w:val="none" w:sz="0" w:space="0" w:color="auto"/>
                <w:right w:val="none" w:sz="0" w:space="0" w:color="auto"/>
              </w:divBdr>
              <w:divsChild>
                <w:div w:id="1826121236">
                  <w:marLeft w:val="0"/>
                  <w:marRight w:val="0"/>
                  <w:marTop w:val="0"/>
                  <w:marBottom w:val="0"/>
                  <w:divBdr>
                    <w:top w:val="none" w:sz="0" w:space="0" w:color="auto"/>
                    <w:left w:val="none" w:sz="0" w:space="0" w:color="auto"/>
                    <w:bottom w:val="none" w:sz="0" w:space="0" w:color="auto"/>
                    <w:right w:val="none" w:sz="0" w:space="0" w:color="auto"/>
                  </w:divBdr>
                  <w:divsChild>
                    <w:div w:id="9859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405600">
      <w:bodyDiv w:val="1"/>
      <w:marLeft w:val="0"/>
      <w:marRight w:val="0"/>
      <w:marTop w:val="0"/>
      <w:marBottom w:val="0"/>
      <w:divBdr>
        <w:top w:val="none" w:sz="0" w:space="0" w:color="auto"/>
        <w:left w:val="none" w:sz="0" w:space="0" w:color="auto"/>
        <w:bottom w:val="none" w:sz="0" w:space="0" w:color="auto"/>
        <w:right w:val="none" w:sz="0" w:space="0" w:color="auto"/>
      </w:divBdr>
      <w:divsChild>
        <w:div w:id="352267357">
          <w:marLeft w:val="0"/>
          <w:marRight w:val="0"/>
          <w:marTop w:val="0"/>
          <w:marBottom w:val="0"/>
          <w:divBdr>
            <w:top w:val="none" w:sz="0" w:space="0" w:color="auto"/>
            <w:left w:val="none" w:sz="0" w:space="0" w:color="auto"/>
            <w:bottom w:val="none" w:sz="0" w:space="0" w:color="auto"/>
            <w:right w:val="none" w:sz="0" w:space="0" w:color="auto"/>
          </w:divBdr>
          <w:divsChild>
            <w:div w:id="420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45775">
      <w:bodyDiv w:val="1"/>
      <w:marLeft w:val="0"/>
      <w:marRight w:val="0"/>
      <w:marTop w:val="0"/>
      <w:marBottom w:val="0"/>
      <w:divBdr>
        <w:top w:val="none" w:sz="0" w:space="0" w:color="auto"/>
        <w:left w:val="none" w:sz="0" w:space="0" w:color="auto"/>
        <w:bottom w:val="none" w:sz="0" w:space="0" w:color="auto"/>
        <w:right w:val="none" w:sz="0" w:space="0" w:color="auto"/>
      </w:divBdr>
      <w:divsChild>
        <w:div w:id="873735057">
          <w:marLeft w:val="0"/>
          <w:marRight w:val="0"/>
          <w:marTop w:val="0"/>
          <w:marBottom w:val="0"/>
          <w:divBdr>
            <w:top w:val="none" w:sz="0" w:space="0" w:color="auto"/>
            <w:left w:val="none" w:sz="0" w:space="0" w:color="auto"/>
            <w:bottom w:val="none" w:sz="0" w:space="0" w:color="auto"/>
            <w:right w:val="none" w:sz="0" w:space="0" w:color="auto"/>
          </w:divBdr>
          <w:divsChild>
            <w:div w:id="140394101">
              <w:marLeft w:val="0"/>
              <w:marRight w:val="0"/>
              <w:marTop w:val="0"/>
              <w:marBottom w:val="0"/>
              <w:divBdr>
                <w:top w:val="none" w:sz="0" w:space="0" w:color="auto"/>
                <w:left w:val="none" w:sz="0" w:space="0" w:color="auto"/>
                <w:bottom w:val="none" w:sz="0" w:space="0" w:color="auto"/>
                <w:right w:val="none" w:sz="0" w:space="0" w:color="auto"/>
              </w:divBdr>
              <w:divsChild>
                <w:div w:id="1092631323">
                  <w:marLeft w:val="0"/>
                  <w:marRight w:val="0"/>
                  <w:marTop w:val="0"/>
                  <w:marBottom w:val="0"/>
                  <w:divBdr>
                    <w:top w:val="none" w:sz="0" w:space="0" w:color="auto"/>
                    <w:left w:val="none" w:sz="0" w:space="0" w:color="auto"/>
                    <w:bottom w:val="none" w:sz="0" w:space="0" w:color="auto"/>
                    <w:right w:val="none" w:sz="0" w:space="0" w:color="auto"/>
                  </w:divBdr>
                  <w:divsChild>
                    <w:div w:id="144835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elp.ubuntu.com/community/Installation/LowMemorySystems" TargetMode="External"/><Relationship Id="rId18" Type="http://schemas.openxmlformats.org/officeDocument/2006/relationships/hyperlink" Target="http://en.wikipedia.org/wiki/Lucid_Lynx" TargetMode="External"/><Relationship Id="rId26" Type="http://schemas.openxmlformats.org/officeDocument/2006/relationships/hyperlink" Target="http://en.wikipedia.org/wiki/RPM_Package_Manager"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dl4all.com/software/154098-linux-ubuntu-1004-lts-lucid-lynx-alpha-2.html" TargetMode="External"/><Relationship Id="rId34" Type="http://schemas.openxmlformats.org/officeDocument/2006/relationships/hyperlink" Target="https://linuxlink.timesys.com/files/swf/LinuxLink_framework-TSadd.swf"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www.canonical.com/about-ubuntu/for-business" TargetMode="External"/><Relationship Id="rId25" Type="http://schemas.openxmlformats.org/officeDocument/2006/relationships/hyperlink" Target="http://hardware.redhat.com/hcl/" TargetMode="External"/><Relationship Id="rId33" Type="http://schemas.openxmlformats.org/officeDocument/2006/relationships/hyperlink" Target="http://www.desktoplinux.com/articles/AT7455536044.html" TargetMode="External"/><Relationship Id="rId38" Type="http://schemas.openxmlformats.org/officeDocument/2006/relationships/hyperlink" Target="https://linuxlink.timesys.com/3/Docs/" TargetMode="External"/><Relationship Id="rId2" Type="http://schemas.openxmlformats.org/officeDocument/2006/relationships/styles" Target="styles.xml"/><Relationship Id="rId16" Type="http://schemas.openxmlformats.org/officeDocument/2006/relationships/hyperlink" Target="http://shop.canonical.com/product_info.php?products_id=530" TargetMode="External"/><Relationship Id="rId20" Type="http://schemas.openxmlformats.org/officeDocument/2006/relationships/hyperlink" Target="http://www.pcworld.idg.com.au/review/software_and_services/ubuntu/10_04_lts_lucid_lynx/346594?pp=2" TargetMode="External"/><Relationship Id="rId29" Type="http://schemas.openxmlformats.org/officeDocument/2006/relationships/hyperlink" Target="http://www.debian.org/suppor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hyperlink" Target="http://www.redhat.com/docs/manuals/linux/RHL-9-Manual/release-notes/x86/" TargetMode="External"/><Relationship Id="rId32" Type="http://schemas.openxmlformats.org/officeDocument/2006/relationships/hyperlink" Target="http://www.freesoftwaremagazine.com/articles/puppy_linux_fast_yet_full_featured" TargetMode="External"/><Relationship Id="rId37" Type="http://schemas.openxmlformats.org/officeDocument/2006/relationships/hyperlink" Target="https://linuxlink.timesys.com/3/about_timesys"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help.ubuntu.com/9.10/index.html" TargetMode="External"/><Relationship Id="rId23" Type="http://schemas.openxmlformats.org/officeDocument/2006/relationships/hyperlink" Target="http://www.canonical.com/about-ubuntu/for-business" TargetMode="External"/><Relationship Id="rId28" Type="http://schemas.openxmlformats.org/officeDocument/2006/relationships/hyperlink" Target="http://www.debian.org/releases/stable/i386/ch03s04.html.en" TargetMode="External"/><Relationship Id="rId36" Type="http://schemas.openxmlformats.org/officeDocument/2006/relationships/hyperlink" Target="https://linuxlink.timesys.com/factory/factory_feature_benefits_summary" TargetMode="External"/><Relationship Id="rId10" Type="http://schemas.openxmlformats.org/officeDocument/2006/relationships/image" Target="media/image3.emf"/><Relationship Id="rId19" Type="http://schemas.openxmlformats.org/officeDocument/2006/relationships/hyperlink" Target="https://help.ubuntu.com/10.04/installation-guide/i386/hardware-supported.html" TargetMode="External"/><Relationship Id="rId31" Type="http://schemas.openxmlformats.org/officeDocument/2006/relationships/hyperlink" Target="http://puppylinux.org/wikka/MinReq"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hep.ubuntu.com/community/Installation/SystemRequirements" TargetMode="External"/><Relationship Id="rId22" Type="http://schemas.openxmlformats.org/officeDocument/2006/relationships/hyperlink" Target="https://help.ubuntu.com/10.04/installation-guide/i386/index.html" TargetMode="External"/><Relationship Id="rId27" Type="http://schemas.openxmlformats.org/officeDocument/2006/relationships/hyperlink" Target="http://docs.fedoraproject.org/en-US/Fedora/13/html/Release_Notes/index.html%23sect-Release_Notes-Hardware_Requirements" TargetMode="External"/><Relationship Id="rId30" Type="http://schemas.openxmlformats.org/officeDocument/2006/relationships/hyperlink" Target="http://searchEnterpriseLinux.techtarget.com/sDefinition/0,,sid39_gci1179975,00.html" TargetMode="External"/><Relationship Id="rId3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1645</TotalTime>
  <Pages>18</Pages>
  <Words>4347</Words>
  <Characters>24779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29068</CharactersWithSpaces>
  <SharedDoc>false</SharedDoc>
  <HLinks>
    <vt:vector size="252" baseType="variant">
      <vt:variant>
        <vt:i4>589851</vt:i4>
      </vt:variant>
      <vt:variant>
        <vt:i4>177</vt:i4>
      </vt:variant>
      <vt:variant>
        <vt:i4>0</vt:i4>
      </vt:variant>
      <vt:variant>
        <vt:i4>5</vt:i4>
      </vt:variant>
      <vt:variant>
        <vt:lpwstr>https://linuxlink.timesys.com/3/Docs/</vt:lpwstr>
      </vt:variant>
      <vt:variant>
        <vt:lpwstr/>
      </vt:variant>
      <vt:variant>
        <vt:i4>2621452</vt:i4>
      </vt:variant>
      <vt:variant>
        <vt:i4>174</vt:i4>
      </vt:variant>
      <vt:variant>
        <vt:i4>0</vt:i4>
      </vt:variant>
      <vt:variant>
        <vt:i4>5</vt:i4>
      </vt:variant>
      <vt:variant>
        <vt:lpwstr>https://linuxlink.timesys.com/3/about_timesys</vt:lpwstr>
      </vt:variant>
      <vt:variant>
        <vt:lpwstr/>
      </vt:variant>
      <vt:variant>
        <vt:i4>6946835</vt:i4>
      </vt:variant>
      <vt:variant>
        <vt:i4>171</vt:i4>
      </vt:variant>
      <vt:variant>
        <vt:i4>0</vt:i4>
      </vt:variant>
      <vt:variant>
        <vt:i4>5</vt:i4>
      </vt:variant>
      <vt:variant>
        <vt:lpwstr>https://linuxlink.timesys.com/factory/factory_feature_benefits_summary</vt:lpwstr>
      </vt:variant>
      <vt:variant>
        <vt:lpwstr/>
      </vt:variant>
      <vt:variant>
        <vt:i4>7929951</vt:i4>
      </vt:variant>
      <vt:variant>
        <vt:i4>168</vt:i4>
      </vt:variant>
      <vt:variant>
        <vt:i4>0</vt:i4>
      </vt:variant>
      <vt:variant>
        <vt:i4>5</vt:i4>
      </vt:variant>
      <vt:variant>
        <vt:lpwstr>https://linuxlink.timesys.com/files/swf/LinuxLink_framework-TSadd.swf</vt:lpwstr>
      </vt:variant>
      <vt:variant>
        <vt:lpwstr/>
      </vt:variant>
      <vt:variant>
        <vt:i4>2883646</vt:i4>
      </vt:variant>
      <vt:variant>
        <vt:i4>165</vt:i4>
      </vt:variant>
      <vt:variant>
        <vt:i4>0</vt:i4>
      </vt:variant>
      <vt:variant>
        <vt:i4>5</vt:i4>
      </vt:variant>
      <vt:variant>
        <vt:lpwstr>http://www.desktoplinux.com/articles/AT7455536044.html</vt:lpwstr>
      </vt:variant>
      <vt:variant>
        <vt:lpwstr/>
      </vt:variant>
      <vt:variant>
        <vt:i4>3211345</vt:i4>
      </vt:variant>
      <vt:variant>
        <vt:i4>162</vt:i4>
      </vt:variant>
      <vt:variant>
        <vt:i4>0</vt:i4>
      </vt:variant>
      <vt:variant>
        <vt:i4>5</vt:i4>
      </vt:variant>
      <vt:variant>
        <vt:lpwstr>http://www.freesoftwaremagazine.com/articles/puppy_linux_fast_yet_full_featured</vt:lpwstr>
      </vt:variant>
      <vt:variant>
        <vt:lpwstr/>
      </vt:variant>
      <vt:variant>
        <vt:i4>7995493</vt:i4>
      </vt:variant>
      <vt:variant>
        <vt:i4>159</vt:i4>
      </vt:variant>
      <vt:variant>
        <vt:i4>0</vt:i4>
      </vt:variant>
      <vt:variant>
        <vt:i4>5</vt:i4>
      </vt:variant>
      <vt:variant>
        <vt:lpwstr>http://puppylinux.org/wikka/MinReq</vt:lpwstr>
      </vt:variant>
      <vt:variant>
        <vt:lpwstr/>
      </vt:variant>
      <vt:variant>
        <vt:i4>2752585</vt:i4>
      </vt:variant>
      <vt:variant>
        <vt:i4>156</vt:i4>
      </vt:variant>
      <vt:variant>
        <vt:i4>0</vt:i4>
      </vt:variant>
      <vt:variant>
        <vt:i4>5</vt:i4>
      </vt:variant>
      <vt:variant>
        <vt:lpwstr>http://searchenterpriselinux.techtarget.com/sDefinition/0,,sid39_gci1179975,00.html</vt:lpwstr>
      </vt:variant>
      <vt:variant>
        <vt:lpwstr/>
      </vt:variant>
      <vt:variant>
        <vt:i4>4718678</vt:i4>
      </vt:variant>
      <vt:variant>
        <vt:i4>153</vt:i4>
      </vt:variant>
      <vt:variant>
        <vt:i4>0</vt:i4>
      </vt:variant>
      <vt:variant>
        <vt:i4>5</vt:i4>
      </vt:variant>
      <vt:variant>
        <vt:lpwstr>http://www.debian.org/support</vt:lpwstr>
      </vt:variant>
      <vt:variant>
        <vt:lpwstr/>
      </vt:variant>
      <vt:variant>
        <vt:i4>3801146</vt:i4>
      </vt:variant>
      <vt:variant>
        <vt:i4>150</vt:i4>
      </vt:variant>
      <vt:variant>
        <vt:i4>0</vt:i4>
      </vt:variant>
      <vt:variant>
        <vt:i4>5</vt:i4>
      </vt:variant>
      <vt:variant>
        <vt:lpwstr>http://www.debian.org/releases/stable/i386/ch03s04.html.en</vt:lpwstr>
      </vt:variant>
      <vt:variant>
        <vt:lpwstr/>
      </vt:variant>
      <vt:variant>
        <vt:i4>1900593</vt:i4>
      </vt:variant>
      <vt:variant>
        <vt:i4>147</vt:i4>
      </vt:variant>
      <vt:variant>
        <vt:i4>0</vt:i4>
      </vt:variant>
      <vt:variant>
        <vt:i4>5</vt:i4>
      </vt:variant>
      <vt:variant>
        <vt:lpwstr>http://docs.fedoraproject.org/en-US/Fedora/13/html/Release_Notes/index.html%23sect-Release_Notes-Hardware_Requirements</vt:lpwstr>
      </vt:variant>
      <vt:variant>
        <vt:lpwstr/>
      </vt:variant>
      <vt:variant>
        <vt:i4>65613</vt:i4>
      </vt:variant>
      <vt:variant>
        <vt:i4>144</vt:i4>
      </vt:variant>
      <vt:variant>
        <vt:i4>0</vt:i4>
      </vt:variant>
      <vt:variant>
        <vt:i4>5</vt:i4>
      </vt:variant>
      <vt:variant>
        <vt:lpwstr>http://en.wikipedia.org/wiki/RPM_Package_Manager</vt:lpwstr>
      </vt:variant>
      <vt:variant>
        <vt:lpwstr/>
      </vt:variant>
      <vt:variant>
        <vt:i4>6881394</vt:i4>
      </vt:variant>
      <vt:variant>
        <vt:i4>141</vt:i4>
      </vt:variant>
      <vt:variant>
        <vt:i4>0</vt:i4>
      </vt:variant>
      <vt:variant>
        <vt:i4>5</vt:i4>
      </vt:variant>
      <vt:variant>
        <vt:lpwstr>http://hardware.redhat.com/hcl/</vt:lpwstr>
      </vt:variant>
      <vt:variant>
        <vt:lpwstr/>
      </vt:variant>
      <vt:variant>
        <vt:i4>4390982</vt:i4>
      </vt:variant>
      <vt:variant>
        <vt:i4>138</vt:i4>
      </vt:variant>
      <vt:variant>
        <vt:i4>0</vt:i4>
      </vt:variant>
      <vt:variant>
        <vt:i4>5</vt:i4>
      </vt:variant>
      <vt:variant>
        <vt:lpwstr>http://www.redhat.com/docs/manuals/linux/RHL-9-Manual/release-notes/x86/</vt:lpwstr>
      </vt:variant>
      <vt:variant>
        <vt:lpwstr/>
      </vt:variant>
      <vt:variant>
        <vt:i4>2097251</vt:i4>
      </vt:variant>
      <vt:variant>
        <vt:i4>135</vt:i4>
      </vt:variant>
      <vt:variant>
        <vt:i4>0</vt:i4>
      </vt:variant>
      <vt:variant>
        <vt:i4>5</vt:i4>
      </vt:variant>
      <vt:variant>
        <vt:lpwstr>http://www.canonical.com/about-ubuntu/for-business</vt:lpwstr>
      </vt:variant>
      <vt:variant>
        <vt:lpwstr/>
      </vt:variant>
      <vt:variant>
        <vt:i4>589916</vt:i4>
      </vt:variant>
      <vt:variant>
        <vt:i4>132</vt:i4>
      </vt:variant>
      <vt:variant>
        <vt:i4>0</vt:i4>
      </vt:variant>
      <vt:variant>
        <vt:i4>5</vt:i4>
      </vt:variant>
      <vt:variant>
        <vt:lpwstr>https://help.ubuntu.com/10.04/installation-guide/i386/index.html</vt:lpwstr>
      </vt:variant>
      <vt:variant>
        <vt:lpwstr/>
      </vt:variant>
      <vt:variant>
        <vt:i4>3997746</vt:i4>
      </vt:variant>
      <vt:variant>
        <vt:i4>129</vt:i4>
      </vt:variant>
      <vt:variant>
        <vt:i4>0</vt:i4>
      </vt:variant>
      <vt:variant>
        <vt:i4>5</vt:i4>
      </vt:variant>
      <vt:variant>
        <vt:lpwstr>http://www.dl4all.com/software/154098-linux-ubuntu-1004-lts-lucid-lynx-alpha-2.html</vt:lpwstr>
      </vt:variant>
      <vt:variant>
        <vt:lpwstr/>
      </vt:variant>
      <vt:variant>
        <vt:i4>3932279</vt:i4>
      </vt:variant>
      <vt:variant>
        <vt:i4>126</vt:i4>
      </vt:variant>
      <vt:variant>
        <vt:i4>0</vt:i4>
      </vt:variant>
      <vt:variant>
        <vt:i4>5</vt:i4>
      </vt:variant>
      <vt:variant>
        <vt:lpwstr>http://www.pcworld.idg.com.au/review/software_and_services/ubuntu/10_04_lts_lucid_lynx/346594?pp=2</vt:lpwstr>
      </vt:variant>
      <vt:variant>
        <vt:lpwstr>cb</vt:lpwstr>
      </vt:variant>
      <vt:variant>
        <vt:i4>4980822</vt:i4>
      </vt:variant>
      <vt:variant>
        <vt:i4>123</vt:i4>
      </vt:variant>
      <vt:variant>
        <vt:i4>0</vt:i4>
      </vt:variant>
      <vt:variant>
        <vt:i4>5</vt:i4>
      </vt:variant>
      <vt:variant>
        <vt:lpwstr>https://help.ubuntu.com/10.04/installation-guide/i386/hardware-supported.html</vt:lpwstr>
      </vt:variant>
      <vt:variant>
        <vt:lpwstr/>
      </vt:variant>
      <vt:variant>
        <vt:i4>7733263</vt:i4>
      </vt:variant>
      <vt:variant>
        <vt:i4>120</vt:i4>
      </vt:variant>
      <vt:variant>
        <vt:i4>0</vt:i4>
      </vt:variant>
      <vt:variant>
        <vt:i4>5</vt:i4>
      </vt:variant>
      <vt:variant>
        <vt:lpwstr>http://en.wikipedia.org/wiki/Lucid_Lynx</vt:lpwstr>
      </vt:variant>
      <vt:variant>
        <vt:lpwstr/>
      </vt:variant>
      <vt:variant>
        <vt:i4>2097251</vt:i4>
      </vt:variant>
      <vt:variant>
        <vt:i4>117</vt:i4>
      </vt:variant>
      <vt:variant>
        <vt:i4>0</vt:i4>
      </vt:variant>
      <vt:variant>
        <vt:i4>5</vt:i4>
      </vt:variant>
      <vt:variant>
        <vt:lpwstr>http://www.canonical.com/about-ubuntu/for-business</vt:lpwstr>
      </vt:variant>
      <vt:variant>
        <vt:lpwstr/>
      </vt:variant>
      <vt:variant>
        <vt:i4>7995514</vt:i4>
      </vt:variant>
      <vt:variant>
        <vt:i4>114</vt:i4>
      </vt:variant>
      <vt:variant>
        <vt:i4>0</vt:i4>
      </vt:variant>
      <vt:variant>
        <vt:i4>5</vt:i4>
      </vt:variant>
      <vt:variant>
        <vt:lpwstr>http://shop.canonical.com/product_info.php?products_id=530</vt:lpwstr>
      </vt:variant>
      <vt:variant>
        <vt:lpwstr/>
      </vt:variant>
      <vt:variant>
        <vt:i4>7340139</vt:i4>
      </vt:variant>
      <vt:variant>
        <vt:i4>111</vt:i4>
      </vt:variant>
      <vt:variant>
        <vt:i4>0</vt:i4>
      </vt:variant>
      <vt:variant>
        <vt:i4>5</vt:i4>
      </vt:variant>
      <vt:variant>
        <vt:lpwstr>https://help.ubuntu.com/9.10/index.html</vt:lpwstr>
      </vt:variant>
      <vt:variant>
        <vt:lpwstr/>
      </vt:variant>
      <vt:variant>
        <vt:i4>1507358</vt:i4>
      </vt:variant>
      <vt:variant>
        <vt:i4>108</vt:i4>
      </vt:variant>
      <vt:variant>
        <vt:i4>0</vt:i4>
      </vt:variant>
      <vt:variant>
        <vt:i4>5</vt:i4>
      </vt:variant>
      <vt:variant>
        <vt:lpwstr>https://hep.ubuntu.com/community/Installation/SystemRequirements</vt:lpwstr>
      </vt:variant>
      <vt:variant>
        <vt:lpwstr/>
      </vt:variant>
      <vt:variant>
        <vt:i4>3211309</vt:i4>
      </vt:variant>
      <vt:variant>
        <vt:i4>105</vt:i4>
      </vt:variant>
      <vt:variant>
        <vt:i4>0</vt:i4>
      </vt:variant>
      <vt:variant>
        <vt:i4>5</vt:i4>
      </vt:variant>
      <vt:variant>
        <vt:lpwstr>https://help.ubuntu.com/community/Installation/LowMemorySystems</vt:lpwstr>
      </vt:variant>
      <vt:variant>
        <vt:lpwstr/>
      </vt:variant>
      <vt:variant>
        <vt:i4>1048638</vt:i4>
      </vt:variant>
      <vt:variant>
        <vt:i4>98</vt:i4>
      </vt:variant>
      <vt:variant>
        <vt:i4>0</vt:i4>
      </vt:variant>
      <vt:variant>
        <vt:i4>5</vt:i4>
      </vt:variant>
      <vt:variant>
        <vt:lpwstr/>
      </vt:variant>
      <vt:variant>
        <vt:lpwstr>_Toc263696619</vt:lpwstr>
      </vt:variant>
      <vt:variant>
        <vt:i4>1048638</vt:i4>
      </vt:variant>
      <vt:variant>
        <vt:i4>92</vt:i4>
      </vt:variant>
      <vt:variant>
        <vt:i4>0</vt:i4>
      </vt:variant>
      <vt:variant>
        <vt:i4>5</vt:i4>
      </vt:variant>
      <vt:variant>
        <vt:lpwstr/>
      </vt:variant>
      <vt:variant>
        <vt:lpwstr>_Toc263696618</vt:lpwstr>
      </vt:variant>
      <vt:variant>
        <vt:i4>1048638</vt:i4>
      </vt:variant>
      <vt:variant>
        <vt:i4>86</vt:i4>
      </vt:variant>
      <vt:variant>
        <vt:i4>0</vt:i4>
      </vt:variant>
      <vt:variant>
        <vt:i4>5</vt:i4>
      </vt:variant>
      <vt:variant>
        <vt:lpwstr/>
      </vt:variant>
      <vt:variant>
        <vt:lpwstr>_Toc263696617</vt:lpwstr>
      </vt:variant>
      <vt:variant>
        <vt:i4>1048638</vt:i4>
      </vt:variant>
      <vt:variant>
        <vt:i4>80</vt:i4>
      </vt:variant>
      <vt:variant>
        <vt:i4>0</vt:i4>
      </vt:variant>
      <vt:variant>
        <vt:i4>5</vt:i4>
      </vt:variant>
      <vt:variant>
        <vt:lpwstr/>
      </vt:variant>
      <vt:variant>
        <vt:lpwstr>_Toc263696616</vt:lpwstr>
      </vt:variant>
      <vt:variant>
        <vt:i4>1048638</vt:i4>
      </vt:variant>
      <vt:variant>
        <vt:i4>74</vt:i4>
      </vt:variant>
      <vt:variant>
        <vt:i4>0</vt:i4>
      </vt:variant>
      <vt:variant>
        <vt:i4>5</vt:i4>
      </vt:variant>
      <vt:variant>
        <vt:lpwstr/>
      </vt:variant>
      <vt:variant>
        <vt:lpwstr>_Toc263696615</vt:lpwstr>
      </vt:variant>
      <vt:variant>
        <vt:i4>1048638</vt:i4>
      </vt:variant>
      <vt:variant>
        <vt:i4>68</vt:i4>
      </vt:variant>
      <vt:variant>
        <vt:i4>0</vt:i4>
      </vt:variant>
      <vt:variant>
        <vt:i4>5</vt:i4>
      </vt:variant>
      <vt:variant>
        <vt:lpwstr/>
      </vt:variant>
      <vt:variant>
        <vt:lpwstr>_Toc263696614</vt:lpwstr>
      </vt:variant>
      <vt:variant>
        <vt:i4>1048638</vt:i4>
      </vt:variant>
      <vt:variant>
        <vt:i4>62</vt:i4>
      </vt:variant>
      <vt:variant>
        <vt:i4>0</vt:i4>
      </vt:variant>
      <vt:variant>
        <vt:i4>5</vt:i4>
      </vt:variant>
      <vt:variant>
        <vt:lpwstr/>
      </vt:variant>
      <vt:variant>
        <vt:lpwstr>_Toc263696613</vt:lpwstr>
      </vt:variant>
      <vt:variant>
        <vt:i4>1048638</vt:i4>
      </vt:variant>
      <vt:variant>
        <vt:i4>56</vt:i4>
      </vt:variant>
      <vt:variant>
        <vt:i4>0</vt:i4>
      </vt:variant>
      <vt:variant>
        <vt:i4>5</vt:i4>
      </vt:variant>
      <vt:variant>
        <vt:lpwstr/>
      </vt:variant>
      <vt:variant>
        <vt:lpwstr>_Toc263696612</vt:lpwstr>
      </vt:variant>
      <vt:variant>
        <vt:i4>1048638</vt:i4>
      </vt:variant>
      <vt:variant>
        <vt:i4>50</vt:i4>
      </vt:variant>
      <vt:variant>
        <vt:i4>0</vt:i4>
      </vt:variant>
      <vt:variant>
        <vt:i4>5</vt:i4>
      </vt:variant>
      <vt:variant>
        <vt:lpwstr/>
      </vt:variant>
      <vt:variant>
        <vt:lpwstr>_Toc263696611</vt:lpwstr>
      </vt:variant>
      <vt:variant>
        <vt:i4>1048638</vt:i4>
      </vt:variant>
      <vt:variant>
        <vt:i4>44</vt:i4>
      </vt:variant>
      <vt:variant>
        <vt:i4>0</vt:i4>
      </vt:variant>
      <vt:variant>
        <vt:i4>5</vt:i4>
      </vt:variant>
      <vt:variant>
        <vt:lpwstr/>
      </vt:variant>
      <vt:variant>
        <vt:lpwstr>_Toc263696610</vt:lpwstr>
      </vt:variant>
      <vt:variant>
        <vt:i4>1114174</vt:i4>
      </vt:variant>
      <vt:variant>
        <vt:i4>38</vt:i4>
      </vt:variant>
      <vt:variant>
        <vt:i4>0</vt:i4>
      </vt:variant>
      <vt:variant>
        <vt:i4>5</vt:i4>
      </vt:variant>
      <vt:variant>
        <vt:lpwstr/>
      </vt:variant>
      <vt:variant>
        <vt:lpwstr>_Toc263696609</vt:lpwstr>
      </vt:variant>
      <vt:variant>
        <vt:i4>1114174</vt:i4>
      </vt:variant>
      <vt:variant>
        <vt:i4>32</vt:i4>
      </vt:variant>
      <vt:variant>
        <vt:i4>0</vt:i4>
      </vt:variant>
      <vt:variant>
        <vt:i4>5</vt:i4>
      </vt:variant>
      <vt:variant>
        <vt:lpwstr/>
      </vt:variant>
      <vt:variant>
        <vt:lpwstr>_Toc263696608</vt:lpwstr>
      </vt:variant>
      <vt:variant>
        <vt:i4>1114174</vt:i4>
      </vt:variant>
      <vt:variant>
        <vt:i4>26</vt:i4>
      </vt:variant>
      <vt:variant>
        <vt:i4>0</vt:i4>
      </vt:variant>
      <vt:variant>
        <vt:i4>5</vt:i4>
      </vt:variant>
      <vt:variant>
        <vt:lpwstr/>
      </vt:variant>
      <vt:variant>
        <vt:lpwstr>_Toc263696607</vt:lpwstr>
      </vt:variant>
      <vt:variant>
        <vt:i4>1114174</vt:i4>
      </vt:variant>
      <vt:variant>
        <vt:i4>20</vt:i4>
      </vt:variant>
      <vt:variant>
        <vt:i4>0</vt:i4>
      </vt:variant>
      <vt:variant>
        <vt:i4>5</vt:i4>
      </vt:variant>
      <vt:variant>
        <vt:lpwstr/>
      </vt:variant>
      <vt:variant>
        <vt:lpwstr>_Toc263696606</vt:lpwstr>
      </vt:variant>
      <vt:variant>
        <vt:i4>1114174</vt:i4>
      </vt:variant>
      <vt:variant>
        <vt:i4>14</vt:i4>
      </vt:variant>
      <vt:variant>
        <vt:i4>0</vt:i4>
      </vt:variant>
      <vt:variant>
        <vt:i4>5</vt:i4>
      </vt:variant>
      <vt:variant>
        <vt:lpwstr/>
      </vt:variant>
      <vt:variant>
        <vt:lpwstr>_Toc263696605</vt:lpwstr>
      </vt:variant>
      <vt:variant>
        <vt:i4>1114174</vt:i4>
      </vt:variant>
      <vt:variant>
        <vt:i4>8</vt:i4>
      </vt:variant>
      <vt:variant>
        <vt:i4>0</vt:i4>
      </vt:variant>
      <vt:variant>
        <vt:i4>5</vt:i4>
      </vt:variant>
      <vt:variant>
        <vt:lpwstr/>
      </vt:variant>
      <vt:variant>
        <vt:lpwstr>_Toc263696604</vt:lpwstr>
      </vt:variant>
      <vt:variant>
        <vt:i4>1114174</vt:i4>
      </vt:variant>
      <vt:variant>
        <vt:i4>2</vt:i4>
      </vt:variant>
      <vt:variant>
        <vt:i4>0</vt:i4>
      </vt:variant>
      <vt:variant>
        <vt:i4>5</vt:i4>
      </vt:variant>
      <vt:variant>
        <vt:lpwstr/>
      </vt:variant>
      <vt:variant>
        <vt:lpwstr>_Toc263696603</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MinhajA</dc:creator>
  <cp:keywords/>
  <dc:description/>
  <cp:lastModifiedBy>MinhajA</cp:lastModifiedBy>
  <cp:revision>8</cp:revision>
  <cp:lastPrinted>2010-06-09T13:32:00Z</cp:lastPrinted>
  <dcterms:created xsi:type="dcterms:W3CDTF">2010-06-08T17:34:00Z</dcterms:created>
  <dcterms:modified xsi:type="dcterms:W3CDTF">2010-06-14T16:14:00Z</dcterms:modified>
</cp:coreProperties>
</file>